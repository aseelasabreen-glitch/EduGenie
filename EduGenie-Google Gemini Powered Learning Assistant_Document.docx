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574104443"/>
        <w:tag w:val="goog_rdk_3"/>
      </w:sdtPr>
      <w:sdtContent>
        <w:p w:rsidR="00000000" w:rsidDel="00000000" w:rsidP="00000000" w:rsidRDefault="00000000" w:rsidRPr="00000000" w14:paraId="00000001">
          <w:pPr>
            <w:ind w:left="0" w:firstLine="720"/>
            <w:rPr>
              <w:ins w:author="Tamil Selvan" w:id="1" w:date="2026-09-23T06:19:35Z"/>
              <w:b w:val="1"/>
              <w:bCs w:val="1"/>
              <w:sz w:val="144"/>
              <w:szCs w:val="144"/>
              <w:rPrChange w:author="Thenmozhi" w:id="2" w:date="2026-09-23T06:39:20Z">
                <w:rPr>
                  <w:rFonts w:ascii="Arial" w:cs="Arial" w:eastAsia="Arial" w:hAnsi="Arial"/>
                  <w:b w:val="0"/>
                  <w:bCs w:val="0"/>
                  <w:i w:val="0"/>
                  <w:iCs w:val="0"/>
                  <w:smallCaps w:val="0"/>
                  <w:strike w:val="0"/>
                  <w:color w:val="000000"/>
                  <w:sz w:val="22"/>
                  <w:szCs w:val="22"/>
                  <w:u w:val="none"/>
                  <w:shd w:fill="auto" w:val="clear"/>
                  <w:vertAlign w:val="baseline"/>
                </w:rPr>
              </w:rPrChange>
            </w:rPr>
            <w:pPrChange w:author="Thenmozhi" w:id="0" w:date="2026-09-23T06:39:20Z">
              <w:pPr>
                <w:ind w:left="0" w:firstLine="720"/>
              </w:pPr>
            </w:pPrChange>
          </w:pPr>
          <w:sdt>
            <w:sdtPr>
              <w:id w:val="813510210"/>
              <w:tag w:val="goog_rdk_1"/>
            </w:sdtPr>
            <w:sdtContent>
              <w:ins w:author="Tamil Selvan" w:id="1" w:date="2026-09-23T06:19:35Z"/>
              <w:sdt>
                <w:sdtPr>
                  <w:id w:val="360017566"/>
                  <w:tag w:val="goog_rdk_2"/>
                </w:sdtPr>
                <w:sdtContent>
                  <w:ins w:author="Tamil Selvan" w:id="1" w:date="2026-09-23T06:19:35Z">
                    <w:r w:rsidDel="00000000" w:rsidR="00000000" w:rsidRPr="00000000">
                      <w:rPr>
                        <w:rtl w:val="0"/>
                      </w:rPr>
                    </w:r>
                  </w:ins>
                </w:sdtContent>
              </w:sdt>
              <w:ins w:author="Tamil Selvan" w:id="1" w:date="2026-09-23T06:19:35Z"/>
            </w:sdtContent>
          </w:sdt>
        </w:p>
      </w:sdtContent>
    </w:sdt>
    <w:sdt>
      <w:sdtPr>
        <w:id w:val="-351577041"/>
        <w:tag w:val="goog_rdk_13"/>
      </w:sdtPr>
      <w:sdtContent>
        <w:p w:rsidR="00000000" w:rsidDel="00000000" w:rsidP="00000000" w:rsidRDefault="00000000" w:rsidRPr="00000000" w14:paraId="00000002">
          <w:pPr>
            <w:ind w:left="0" w:firstLine="720"/>
            <w:rPr>
              <w:ins w:author="Jeevitha Jeevi" w:id="7" w:date="2026-09-23T05:02:18Z"/>
              <w:rPrChange w:author="Jeevitha Jeevi" w:id="8" w:date="2026-09-23T05:02:18Z">
                <w:rPr>
                  <w:rFonts w:ascii="Arial" w:cs="Arial" w:eastAsia="Arial" w:hAnsi="Arial"/>
                  <w:b w:val="0"/>
                  <w:bCs w:val="0"/>
                  <w:i w:val="0"/>
                  <w:iCs w:val="0"/>
                  <w:smallCaps w:val="0"/>
                  <w:strike w:val="0"/>
                  <w:color w:val="000000"/>
                  <w:sz w:val="22"/>
                  <w:szCs w:val="22"/>
                  <w:u w:val="none"/>
                  <w:shd w:fill="auto" w:val="clear"/>
                  <w:vertAlign w:val="baseline"/>
                </w:rPr>
              </w:rPrChange>
            </w:rPr>
            <w:pPrChange w:author="Akash B" w:id="0" w:date="2026-09-23T05:54:47Z">
              <w:pPr>
                <w:ind w:left="0" w:firstLine="0"/>
              </w:pPr>
            </w:pPrChange>
          </w:pPr>
          <w:sdt>
            <w:sdtPr>
              <w:id w:val="-1247784462"/>
              <w:tag w:val="goog_rdk_5"/>
            </w:sdtPr>
            <w:sdtContent>
              <w:ins w:author="Anonymous" w:id="3" w:date="2026-09-23T05:20:00Z"/>
              <w:sdt>
                <w:sdtPr>
                  <w:id w:val="-298140356"/>
                  <w:tag w:val="goog_rdk_6"/>
                </w:sdtPr>
                <w:sdtContent>
                  <w:ins w:author="Anonymous" w:id="3" w:date="2026-09-23T05:20:00Z">
                    <w:r w:rsidDel="00000000" w:rsidR="00000000" w:rsidRPr="00000000">
                      <w:rPr>
                        <w:rtl w:val="0"/>
                        <w:rPrChange w:author="Anonymous" w:id="4" w:date="2026-09-23T05:20:00Z">
                          <w:rPr>
                            <w:rFonts w:ascii="Arial" w:cs="Arial" w:eastAsia="Arial" w:hAnsi="Arial"/>
                            <w:b w:val="0"/>
                            <w:bCs w:val="0"/>
                            <w:i w:val="0"/>
                            <w:iCs w:val="0"/>
                            <w:smallCaps w:val="0"/>
                            <w:strike w:val="0"/>
                            <w:color w:val="000000"/>
                            <w:sz w:val="22"/>
                            <w:szCs w:val="22"/>
                            <w:u w:val="none"/>
                            <w:shd w:fill="auto" w:val="clear"/>
                            <w:vertAlign w:val="baseline"/>
                          </w:rPr>
                        </w:rPrChange>
                      </w:rPr>
                      <w:t xml:space="preserve">0</w:t>
                    </w:r>
                  </w:ins>
                </w:sdtContent>
              </w:sdt>
              <w:ins w:author="Anonymous" w:id="3" w:date="2026-09-23T05:20:00Z"/>
            </w:sdtContent>
          </w:sdt>
          <w:sdt>
            <w:sdtPr>
              <w:id w:val="1823369090"/>
              <w:tag w:val="goog_rdk_7"/>
            </w:sdtPr>
            <w:sdtContent>
              <w:ins w:author="Rahul .R" w:id="5" w:date="2026-09-23T05:12:42Z"/>
              <w:sdt>
                <w:sdtPr>
                  <w:id w:val="491288627"/>
                  <w:tag w:val="goog_rdk_8"/>
                </w:sdtPr>
                <w:sdtContent>
                  <w:ins w:author="Rahul .R" w:id="5" w:date="2026-09-23T05:12:42Z">
                    <w:r w:rsidDel="00000000" w:rsidR="00000000" w:rsidRPr="00000000">
                      <w:rPr>
                        <w:rtl w:val="0"/>
                        <w:rPrChange w:author="Rahul .R" w:id="6" w:date="2026-09-23T05:12:42Z">
                          <w:rPr>
                            <w:rFonts w:ascii="Arial" w:cs="Arial" w:eastAsia="Arial" w:hAnsi="Arial"/>
                            <w:b w:val="0"/>
                            <w:bCs w:val="0"/>
                            <w:i w:val="0"/>
                            <w:iCs w:val="0"/>
                            <w:smallCaps w:val="0"/>
                            <w:strike w:val="0"/>
                            <w:color w:val="000000"/>
                            <w:sz w:val="22"/>
                            <w:szCs w:val="22"/>
                            <w:u w:val="none"/>
                            <w:shd w:fill="auto" w:val="clear"/>
                            <w:vertAlign w:val="baseline"/>
                          </w:rPr>
                        </w:rPrChange>
                      </w:rPr>
                      <w:t xml:space="preserve">c</w:t>
                    </w:r>
                  </w:ins>
                </w:sdtContent>
              </w:sdt>
              <w:ins w:author="Rahul .R" w:id="5" w:date="2026-09-23T05:12:42Z"/>
            </w:sdtContent>
          </w:sdt>
          <w:sdt>
            <w:sdtPr>
              <w:id w:val="1360590476"/>
              <w:tag w:val="goog_rdk_9"/>
            </w:sdtPr>
            <w:sdtContent>
              <w:ins w:author="Jeevitha Jeevi" w:id="7" w:date="2026-09-23T05:02:18Z"/>
              <w:sdt>
                <w:sdtPr>
                  <w:id w:val="135793373"/>
                  <w:tag w:val="goog_rdk_10"/>
                </w:sdtPr>
                <w:sdtContent>
                  <w:commentRangeStart w:id="0"/>
                </w:sdtContent>
              </w:sdt>
              <w:ins w:author="Jeevitha Jeevi" w:id="7" w:date="2026-09-23T05:02:18Z">
                <w:sdt>
                  <w:sdtPr>
                    <w:id w:val="-315927289"/>
                    <w:tag w:val="goog_rdk_11"/>
                  </w:sdtPr>
                  <w:sdtContent>
                    <w:commentRangeStart w:id="0"/>
                  </w:sdtContent>
                </w:sdt>
                <w:commentRangeEnd w:id="0"/>
                <w:r w:rsidDel="00000000" w:rsidR="00000000" w:rsidRPr="00000000">
                  <w:commentReference w:id="0"/>
                </w:r>
                <w:sdt>
                  <w:sdtPr>
                    <w:id w:val="1325250999"/>
                    <w:tag w:val="goog_rdk_12"/>
                  </w:sdtPr>
                  <w:sdtContent>
                    <w:r w:rsidDel="00000000" w:rsidR="00000000" w:rsidRPr="00000000">
                      <w:rPr>
                        <w:rtl w:val="0"/>
                      </w:rPr>
                    </w:r>
                  </w:sdtContent>
                </w:sdt>
              </w:ins>
            </w:sdtContent>
          </w:sdt>
        </w:p>
      </w:sdtContent>
    </w:sdt>
    <w:sdt>
      <w:sdtPr>
        <w:id w:val="-702241126"/>
        <w:tag w:val="goog_rdk_21"/>
      </w:sdtPr>
      <w:sdtContent>
        <w:p w:rsidR="00000000" w:rsidDel="00000000" w:rsidP="00000000" w:rsidRDefault="00000000" w:rsidRPr="00000000" w14:paraId="00000003">
          <w:pPr>
            <w:ind w:left="0" w:firstLine="0"/>
            <w:rPr>
              <w:ins w:author="Sana Safeera" w:id="12" w:date="2026-09-22T11:46:58Z"/>
              <w:del w:author="Anonymous" w:id="13" w:date="2026-09-22T12:17:12Z"/>
              <w:rPrChange w:author="Sana Safeera" w:id="14" w:date="2026-09-22T11:46:5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8442300"/>
              <w:tag w:val="goog_rdk_14"/>
            </w:sdtPr>
            <w:sdtContent>
              <w:ins w:author="Jeevitha Jeevi" w:id="7" w:date="2026-09-23T05:02:18Z"/>
              <w:sdt>
                <w:sdtPr>
                  <w:id w:val="-1698250354"/>
                  <w:tag w:val="goog_rdk_15"/>
                </w:sdtPr>
                <w:sdtContent>
                  <w:ins w:author="Jeevitha Jeevi" w:id="7" w:date="2026-09-23T05:02:18Z">
                    <w:r w:rsidDel="00000000" w:rsidR="00000000" w:rsidRPr="00000000">
                      <w:rPr>
                        <w:rtl w:val="0"/>
                        <w:rPrChange w:author="Jeevitha Jeevi" w:id="8" w:date="2026-09-23T05:02:18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Jeevitha Jeevi" w:id="7" w:date="2026-09-23T05:02:18Z"/>
            </w:sdtContent>
          </w:sdt>
          <w:sdt>
            <w:sdtPr>
              <w:id w:val="370579275"/>
              <w:tag w:val="goog_rdk_16"/>
            </w:sdtPr>
            <w:sdtContent>
              <w:ins w:author="Munisha" w:id="10" w:date="2026-09-22T12:58:12Z"/>
              <w:sdt>
                <w:sdtPr>
                  <w:id w:val="-1884491383"/>
                  <w:tag w:val="goog_rdk_17"/>
                </w:sdtPr>
                <w:sdtContent>
                  <w:ins w:author="Munisha" w:id="10" w:date="2026-09-22T12:58:12Z">
                    <w:r w:rsidDel="00000000" w:rsidR="00000000" w:rsidRPr="00000000">
                      <w:rPr>
                        <w:rtl w:val="0"/>
                        <w:rPrChange w:author="Munisha" w:id="11" w:date="2026-09-22T12:58:1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unisha" w:id="10" w:date="2026-09-22T12:58:12Z"/>
            </w:sdtContent>
          </w:sdt>
          <w:sdt>
            <w:sdtPr>
              <w:id w:val="62704633"/>
              <w:tag w:val="goog_rdk_18"/>
            </w:sdtPr>
            <w:sdtContent>
              <w:ins w:author="Sana Safeera" w:id="12" w:date="2026-09-22T11:46:58Z">
                <w:sdt>
                  <w:sdtPr>
                    <w:id w:val="-575882414"/>
                    <w:tag w:val="goog_rdk_19"/>
                  </w:sdtPr>
                  <w:sdtContent>
                    <w:del w:author="Anonymous" w:id="13" w:date="2026-09-22T12:17:12Z"/>
                  </w:sdtContent>
                </w:sdt>
              </w:ins>
              <w:sdt>
                <w:sdtPr>
                  <w:id w:val="899138677"/>
                  <w:tag w:val="goog_rdk_20"/>
                </w:sdtPr>
                <w:sdtContent>
                  <w:ins w:author="Sana Safeera" w:id="12" w:date="2026-09-22T11:46:58Z">
                    <w:del w:author="Anonymous" w:id="13" w:date="2026-09-22T12:17:12Z">
                      <w:r w:rsidDel="00000000" w:rsidR="00000000" w:rsidRPr="00000000">
                        <w:rPr>
                          <w:rtl w:val="0"/>
                        </w:rPr>
                      </w:r>
                    </w:del>
                  </w:ins>
                </w:sdtContent>
              </w:sdt>
              <w:ins w:author="Sana Safeera" w:id="12" w:date="2026-09-22T11:46:58Z">
                <w:del w:author="Anonymous" w:id="13" w:date="2026-09-22T12:17:12Z"/>
              </w:ins>
            </w:sdtContent>
          </w:sdt>
        </w:p>
      </w:sdtContent>
    </w:sdt>
    <w:sdt>
      <w:sdtPr>
        <w:id w:val="1094499238"/>
        <w:tag w:val="goog_rdk_27"/>
      </w:sdtPr>
      <w:sdtContent>
        <w:p w:rsidR="00000000" w:rsidDel="00000000" w:rsidP="00000000" w:rsidRDefault="00000000" w:rsidRPr="00000000" w14:paraId="00000004">
          <w:pPr>
            <w:ind w:left="0" w:firstLine="0"/>
            <w:rPr>
              <w:ins w:author="Murugeswari" w:id="17" w:date="2026-09-22T06:21:54Z"/>
              <w:rPrChange w:author="Murugeswari" w:id="18" w:date="2026-09-22T06:2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9510307"/>
              <w:tag w:val="goog_rdk_23"/>
            </w:sdtPr>
            <w:sdtContent>
              <w:ins w:author="Dinesh Official" w:id="15" w:date="2026-09-22T13:17:14Z"/>
              <w:sdt>
                <w:sdtPr>
                  <w:id w:val="1200163170"/>
                  <w:tag w:val="goog_rdk_24"/>
                </w:sdtPr>
                <w:sdtContent>
                  <w:ins w:author="Dinesh Official" w:id="15" w:date="2026-09-22T13:17:14Z">
                    <w:r w:rsidDel="00000000" w:rsidR="00000000" w:rsidRPr="00000000">
                      <w:rPr>
                        <w:rtl w:val="0"/>
                        <w:rPrChange w:author="Dinesh Official" w:id="16" w:date="2026-09-22T13:17:14Z">
                          <w:rPr>
                            <w:rFonts w:ascii="Arial" w:cs="Arial" w:eastAsia="Arial" w:hAnsi="Arial"/>
                            <w:b w:val="0"/>
                            <w:bCs w:val="0"/>
                            <w:i w:val="0"/>
                            <w:iCs w:val="0"/>
                            <w:smallCaps w:val="0"/>
                            <w:strike w:val="0"/>
                            <w:color w:val="000000"/>
                            <w:sz w:val="22"/>
                            <w:szCs w:val="22"/>
                            <w:u w:val="none"/>
                            <w:shd w:fill="auto" w:val="clear"/>
                            <w:vertAlign w:val="baseline"/>
                          </w:rPr>
                        </w:rPrChange>
                      </w:rPr>
                      <w:t xml:space="preserve">8</w:t>
                    </w:r>
                  </w:ins>
                </w:sdtContent>
              </w:sdt>
              <w:ins w:author="Dinesh Official" w:id="15" w:date="2026-09-22T13:17:14Z"/>
            </w:sdtContent>
          </w:sdt>
          <w:sdt>
            <w:sdtPr>
              <w:id w:val="2020762067"/>
              <w:tag w:val="goog_rdk_25"/>
            </w:sdtPr>
            <w:sdtContent>
              <w:ins w:author="Murugeswari" w:id="17" w:date="2026-09-22T06:21:54Z"/>
              <w:sdt>
                <w:sdtPr>
                  <w:id w:val="-1708187428"/>
                  <w:tag w:val="goog_rdk_26"/>
                </w:sdtPr>
                <w:sdtContent>
                  <w:ins w:author="Murugeswari" w:id="17" w:date="2026-09-22T06:21:54Z">
                    <w:r w:rsidDel="00000000" w:rsidR="00000000" w:rsidRPr="00000000">
                      <w:rPr>
                        <w:rtl w:val="0"/>
                      </w:rPr>
                    </w:r>
                  </w:ins>
                </w:sdtContent>
              </w:sdt>
              <w:ins w:author="Murugeswari" w:id="17" w:date="2026-09-22T06:21:54Z"/>
            </w:sdtContent>
          </w:sdt>
        </w:p>
      </w:sdtContent>
    </w:sdt>
    <w:sdt>
      <w:sdtPr>
        <w:id w:val="-592161603"/>
        <w:tag w:val="goog_rdk_31"/>
      </w:sdtPr>
      <w:sdtContent>
        <w:p w:rsidR="00000000" w:rsidDel="00000000" w:rsidP="00000000" w:rsidRDefault="00000000" w:rsidRPr="00000000" w14:paraId="00000005">
          <w:pPr>
            <w:ind w:left="0" w:firstLine="0"/>
            <w:rPr/>
            <w:pPrChange w:author="Anonymous" w:id="0" w:date="2026-09-22T04:17:16Z">
              <w:pPr/>
            </w:pPrChange>
          </w:pPr>
          <w:sdt>
            <w:sdtPr>
              <w:id w:val="-970991802"/>
              <w:tag w:val="goog_rdk_29"/>
            </w:sdtPr>
            <w:sdtContent>
              <w:ins w:author="Akalya Jothiposs" w:id="19" w:date="2026-09-22T04:57:27Z"/>
              <w:sdt>
                <w:sdtPr>
                  <w:id w:val="430182007"/>
                  <w:tag w:val="goog_rdk_30"/>
                </w:sdtPr>
                <w:sdtContent>
                  <w:ins w:author="Akalya Jothiposs" w:id="19" w:date="2026-09-22T04:57:27Z">
                    <w:r w:rsidDel="00000000" w:rsidR="00000000" w:rsidRPr="00000000">
                      <w:rPr>
                        <w:rtl w:val="0"/>
                        <w:rPrChange w:author="Akalya Jothiposs" w:id="20" w:date="2026-09-22T04:57:27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kalya Jothiposs" w:id="19" w:date="2026-09-22T04:57:27Z"/>
            </w:sdtContent>
          </w:sdt>
          <w:r w:rsidDel="00000000" w:rsidR="00000000" w:rsidRPr="00000000">
            <w:rPr>
              <w:rtl w:val="0"/>
            </w:rPr>
          </w:r>
        </w:p>
      </w:sdtContent>
    </w:sdt>
    <w:p w:rsidR="00000000" w:rsidDel="00000000" w:rsidP="00000000" w:rsidRDefault="00000000" w:rsidRPr="00000000" w14:paraId="00000006">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7">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9">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A">
      <w:pPr>
        <w:numPr>
          <w:ilvl w:val="0"/>
          <w:numId w:val="2"/>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B">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C">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D">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E">
      <w:pPr>
        <w:numPr>
          <w:ilvl w:val="0"/>
          <w:numId w:val="2"/>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w:t>
      </w:r>
      <w:sdt>
        <w:sdtPr>
          <w:id w:val="-1714092539"/>
          <w:tag w:val="goog_rdk_32"/>
        </w:sdtPr>
        <w:sdtContent>
          <w:ins w:author="Derison 2008" w:id="22" w:date="2026-09-23T04:04:23Z">
            <w:r w:rsidDel="00000000" w:rsidR="00000000" w:rsidRPr="00000000">
              <w:rPr>
                <w:rFonts w:ascii="Cambria" w:cs="Cambria" w:eastAsia="Cambria" w:hAnsi="Cambria"/>
                <w:color w:val="000000"/>
                <w:sz w:val="22"/>
                <w:szCs w:val="22"/>
                <w:rtl w:val="0"/>
              </w:rPr>
              <w:t xml:space="preserve">z</w:t>
            </w:r>
          </w:ins>
        </w:sdtContent>
      </w:sdt>
      <w:r w:rsidDel="00000000" w:rsidR="00000000" w:rsidRPr="00000000">
        <w:rPr>
          <w:rFonts w:ascii="Cambria" w:cs="Cambria" w:eastAsia="Cambria" w:hAnsi="Cambria"/>
          <w:color w:val="000000"/>
          <w:sz w:val="22"/>
          <w:szCs w:val="22"/>
          <w:rtl w:val="0"/>
        </w:rPr>
        <w:t xml:space="preserve">e leverages lightweight and cloud-based AI models</w:t>
      </w:r>
      <w:sdt>
        <w:sdtPr>
          <w:id w:val="1002057107"/>
          <w:tag w:val="goog_rdk_33"/>
        </w:sdtPr>
        <w:sdtContent>
          <w:ins w:author="Magesh 2008" w:id="23" w:date="2026-09-23T06:12:11Z">
            <w:r w:rsidDel="00000000" w:rsidR="00000000" w:rsidRPr="00000000">
              <w:rPr>
                <w:rFonts w:ascii="Cambria" w:cs="Cambria" w:eastAsia="Cambria" w:hAnsi="Cambria"/>
                <w:color w:val="000000"/>
                <w:sz w:val="22"/>
                <w:szCs w:val="22"/>
                <w:rtl w:val="0"/>
              </w:rPr>
              <w:t xml:space="preserve">ac</w:t>
            </w:r>
          </w:ins>
        </w:sdtContent>
      </w:sdt>
      <w:r w:rsidDel="00000000" w:rsidR="00000000" w:rsidRPr="00000000">
        <w:rPr>
          <w:rFonts w:ascii="Cambria" w:cs="Cambria" w:eastAsia="Cambria" w:hAnsi="Cambria"/>
          <w:color w:val="000000"/>
          <w:sz w:val="22"/>
          <w:szCs w:val="22"/>
          <w:rtl w:val="0"/>
        </w:rPr>
        <w:t xml:space="preserve"> for local efficiency and cloud power. It works well on devices like the Mac M1, making it accessible to a broad range of learners and developers</w:t>
      </w:r>
      <w:sdt>
        <w:sdtPr>
          <w:id w:val="515020293"/>
          <w:tag w:val="goog_rdk_34"/>
        </w:sdtPr>
        <w:sdtContent>
          <w:ins w:author="Akalya Jothiposs" w:id="24" w:date="2026-09-22T05:32:01Z">
            <w:r w:rsidDel="00000000" w:rsidR="00000000" w:rsidRPr="00000000">
              <w:rPr>
                <w:rFonts w:ascii="Cambria" w:cs="Cambria" w:eastAsia="Cambria" w:hAnsi="Cambria"/>
                <w:color w:val="000000"/>
                <w:sz w:val="22"/>
                <w:szCs w:val="22"/>
                <w:rtl w:val="0"/>
              </w:rPr>
              <w:t xml:space="preserve"> </w:t>
            </w:r>
          </w:ins>
        </w:sdtContent>
      </w:sdt>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0">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11">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12">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sdt>
      <w:sdtPr>
        <w:id w:val="-4260810"/>
        <w:tag w:val="goog_rdk_36"/>
      </w:sdtPr>
      <w:sdtContent>
        <w:p w:rsidR="00000000" w:rsidDel="00000000" w:rsidP="00000000" w:rsidRDefault="00000000" w:rsidRPr="00000000" w14:paraId="00000013">
          <w:pPr>
            <w:spacing w:after="280" w:before="280" w:line="240" w:lineRule="auto"/>
            <w:jc w:val="both"/>
            <w:rPr>
              <w:ins w:author="Hema" w:id="25" w:date="2026-09-22T13:22:21Z"/>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w:t>
          </w:r>
          <w:sdt>
            <w:sdtPr>
              <w:id w:val="1629365391"/>
              <w:tag w:val="goog_rdk_35"/>
            </w:sdtPr>
            <w:sdtContent>
              <w:ins w:author="Hema" w:id="25" w:date="2026-09-22T13:22:21Z">
                <w:r w:rsidDel="00000000" w:rsidR="00000000" w:rsidRPr="00000000">
                  <w:rPr>
                    <w:rtl w:val="0"/>
                  </w:rPr>
                </w:r>
              </w:ins>
            </w:sdtContent>
          </w:sdt>
        </w:p>
      </w:sdtContent>
    </w:sdt>
    <w:sdt>
      <w:sdtPr>
        <w:id w:val="1341187205"/>
        <w:tag w:val="goog_rdk_43"/>
      </w:sdtPr>
      <w:sdtContent>
        <w:p w:rsidR="00000000" w:rsidDel="00000000" w:rsidP="00000000" w:rsidRDefault="00000000" w:rsidRPr="00000000" w14:paraId="00000014">
          <w:pPr>
            <w:spacing w:after="280" w:before="280" w:line="240" w:lineRule="auto"/>
            <w:jc w:val="both"/>
            <w:rPr>
              <w:del w:author="Rossi Rossi" w:id="28" w:date="2026-09-22T06:56:59Z"/>
              <w:rFonts w:ascii="Cambria" w:cs="Cambria" w:eastAsia="Cambria" w:hAnsi="Cambria"/>
              <w:color w:val="000000"/>
              <w:sz w:val="22"/>
              <w:szCs w:val="22"/>
            </w:rPr>
          </w:pPr>
          <w:sdt>
            <w:sdtPr>
              <w:id w:val="1013352927"/>
              <w:tag w:val="goog_rdk_38"/>
            </w:sdtPr>
            <w:sdtContent>
              <w:ins w:author="Hema" w:id="25" w:date="2026-09-22T13:22:21Z">
                <w:sdt>
                  <w:sdtPr>
                    <w:id w:val="-1230522077"/>
                    <w:tag w:val="goog_rdk_39"/>
                  </w:sdtPr>
                  <w:sdtContent>
                    <w:del w:author="Derison 2008" w:id="26" w:date="2026-09-23T04:55:37Z"/>
                  </w:sdtContent>
                </w:sdt>
              </w:ins>
              <w:sdt>
                <w:sdtPr>
                  <w:id w:val="-1286652815"/>
                  <w:tag w:val="goog_rdk_40"/>
                </w:sdtPr>
                <w:sdtContent>
                  <w:ins w:author="Hema" w:id="25" w:date="2026-09-22T13:22:21Z">
                    <w:del w:author="Derison 2008" w:id="26" w:date="2026-09-23T04:55:37Z">
                      <w:r w:rsidDel="00000000" w:rsidR="00000000" w:rsidRPr="00000000">
                        <w:rPr>
                          <w:rFonts w:ascii="Cambria" w:cs="Cambria" w:eastAsia="Cambria" w:hAnsi="Cambria"/>
                          <w:sz w:val="22"/>
                          <w:szCs w:val="22"/>
                          <w:rtl w:val="0"/>
                          <w:rPrChange w:author="Hema" w:id="27" w:date="2026-09-22T13:22:21Z">
                            <w:rPr>
                              <w:rFonts w:ascii="Cambria" w:cs="Cambria" w:eastAsia="Cambria" w:hAnsi="Cambria"/>
                              <w:color w:val="000000"/>
                              <w:sz w:val="22"/>
                              <w:szCs w:val="22"/>
                            </w:rPr>
                          </w:rPrChange>
                        </w:rPr>
                        <w:delText xml:space="preserve">path</w:delText>
                      </w:r>
                    </w:del>
                  </w:ins>
                </w:sdtContent>
              </w:sdt>
              <w:ins w:author="Hema" w:id="25" w:date="2026-09-22T13:22:21Z">
                <w:del w:author="Derison 2008" w:id="26" w:date="2026-09-23T04:55:37Z"/>
              </w:ins>
            </w:sdtContent>
          </w:sdt>
          <w:sdt>
            <w:sdtPr>
              <w:id w:val="-2015227474"/>
              <w:tag w:val="goog_rdk_41"/>
            </w:sdtPr>
            <w:sdtContent>
              <w:del w:author="Derison 2008" w:id="26" w:date="2026-09-23T04:55:37Z">
                <w:r w:rsidDel="00000000" w:rsidR="00000000" w:rsidRPr="00000000">
                  <w:rPr>
                    <w:rFonts w:ascii="Cambria" w:cs="Cambria" w:eastAsia="Cambria" w:hAnsi="Cambria"/>
                    <w:color w:val="000000"/>
                    <w:sz w:val="22"/>
                    <w:szCs w:val="22"/>
                    <w:rtl w:val="0"/>
                  </w:rPr>
                  <w:delText xml:space="preserve">at</w:delText>
                </w:r>
                <w:r w:rsidDel="00000000" w:rsidR="00000000" w:rsidRPr="00000000">
                  <w:rPr>
                    <w:rFonts w:ascii="Cambria" w:cs="Cambria" w:eastAsia="Cambria" w:hAnsi="Cambria"/>
                    <w:color w:val="000000"/>
                    <w:sz w:val="22"/>
                    <w:szCs w:val="22"/>
                    <w:rtl w:val="0"/>
                  </w:rPr>
                  <w:delText xml:space="preserve">h </w:delText>
                </w:r>
              </w:del>
            </w:sdtContent>
          </w:sdt>
          <w:sdt>
            <w:sdtPr>
              <w:id w:val="604235479"/>
              <w:tag w:val="goog_rdk_42"/>
            </w:sdtPr>
            <w:sdtContent>
              <w:del w:author="Rossi Rossi" w:id="28" w:date="2026-09-22T06:56:59Z">
                <w:r w:rsidDel="00000000" w:rsidR="00000000" w:rsidRPr="00000000">
                  <w:rPr>
                    <w:rFonts w:ascii="Cambria" w:cs="Cambria" w:eastAsia="Cambria" w:hAnsi="Cambria"/>
                    <w:color w:val="000000"/>
                    <w:sz w:val="22"/>
                    <w:szCs w:val="22"/>
                    <w:rtl w:val="0"/>
                  </w:rPr>
                  <w:delText xml:space="preserve">which is a structured plan with beginner to advanced topics, timelines, and suggestions</w:delText>
                </w:r>
                <w:r w:rsidDel="00000000" w:rsidR="00000000" w:rsidRPr="00000000">
                  <w:rPr>
                    <w:rFonts w:ascii="Cambria" w:cs="Cambria" w:eastAsia="Cambria" w:hAnsi="Cambria"/>
                    <w:color w:val="000000"/>
                    <w:sz w:val="22"/>
                    <w:szCs w:val="22"/>
                    <w:rtl w:val="0"/>
                  </w:rPr>
                  <w:delText xml:space="preserve">.</w:delText>
                </w:r>
                <w:r w:rsidDel="00000000" w:rsidR="00000000" w:rsidRPr="00000000">
                  <w:rPr>
                    <w:rtl w:val="0"/>
                  </w:rPr>
                </w:r>
              </w:del>
            </w:sdtContent>
          </w:sdt>
        </w:p>
      </w:sdtContent>
    </w:sdt>
    <w:sdt>
      <w:sdtPr>
        <w:id w:val="1940296233"/>
        <w:tag w:val="goog_rdk_45"/>
      </w:sdtPr>
      <w:sdtContent>
        <w:p w:rsidR="00000000" w:rsidDel="00000000" w:rsidP="00000000" w:rsidRDefault="00000000" w:rsidRPr="00000000" w14:paraId="00000015">
          <w:pPr>
            <w:spacing w:after="280" w:before="280" w:line="240" w:lineRule="auto"/>
            <w:jc w:val="both"/>
            <w:rPr>
              <w:del w:author="Rossi Rossi" w:id="28" w:date="2026-09-22T06:56:59Z"/>
              <w:rFonts w:ascii="Cambria" w:cs="Cambria" w:eastAsia="Cambria" w:hAnsi="Cambria"/>
              <w:b w:val="1"/>
              <w:bCs w:val="1"/>
              <w:color w:val="000000"/>
            </w:rPr>
            <w:pPrChange w:author="Rossi Rossi" w:id="0" w:date="2026-09-22T06:56:59Z">
              <w:pPr>
                <w:spacing w:after="280" w:before="280" w:line="240" w:lineRule="auto"/>
              </w:pPr>
            </w:pPrChange>
          </w:pPr>
          <w:sdt>
            <w:sdtPr>
              <w:id w:val="1854857175"/>
              <w:tag w:val="goog_rdk_44"/>
            </w:sdtPr>
            <w:sdtContent>
              <w:del w:author="Rossi Rossi" w:id="28" w:date="2026-09-22T06:56:59Z">
                <w:r w:rsidDel="00000000" w:rsidR="00000000" w:rsidRPr="00000000">
                  <w:rPr>
                    <w:rtl w:val="0"/>
                  </w:rPr>
                </w:r>
              </w:del>
            </w:sdtContent>
          </w:sdt>
        </w:p>
      </w:sdtContent>
    </w:sdt>
    <w:sdt>
      <w:sdtPr>
        <w:id w:val="502604740"/>
        <w:tag w:val="goog_rdk_47"/>
      </w:sdtPr>
      <w:sdtContent>
        <w:p w:rsidR="00000000" w:rsidDel="00000000" w:rsidP="00000000" w:rsidRDefault="00000000" w:rsidRPr="00000000" w14:paraId="00000016">
          <w:pPr>
            <w:spacing w:after="280" w:before="280" w:line="240" w:lineRule="auto"/>
            <w:rPr>
              <w:del w:author="Rossi Rossi" w:id="28" w:date="2026-09-22T06:56:59Z"/>
              <w:rFonts w:ascii="Cambria" w:cs="Cambria" w:eastAsia="Cambria" w:hAnsi="Cambria"/>
              <w:b w:val="1"/>
              <w:bCs w:val="1"/>
              <w:color w:val="000000"/>
            </w:rPr>
          </w:pPr>
          <w:sdt>
            <w:sdtPr>
              <w:id w:val="316741744"/>
              <w:tag w:val="goog_rdk_46"/>
            </w:sdtPr>
            <w:sdtContent>
              <w:del w:author="Rossi Rossi" w:id="28" w:date="2026-09-22T06:56:59Z">
                <w:r w:rsidDel="00000000" w:rsidR="00000000" w:rsidRPr="00000000">
                  <w:rPr>
                    <w:rtl w:val="0"/>
                  </w:rPr>
                </w:r>
              </w:del>
            </w:sdtContent>
          </w:sdt>
        </w:p>
      </w:sdtContent>
    </w:sdt>
    <w:sdt>
      <w:sdtPr>
        <w:id w:val="-1179652054"/>
        <w:tag w:val="goog_rdk_49"/>
      </w:sdtPr>
      <w:sdtContent>
        <w:p w:rsidR="00000000" w:rsidDel="00000000" w:rsidP="00000000" w:rsidRDefault="00000000" w:rsidRPr="00000000" w14:paraId="00000017">
          <w:pPr>
            <w:spacing w:after="280" w:before="280" w:line="240" w:lineRule="auto"/>
            <w:rPr>
              <w:del w:author="Rossi Rossi" w:id="28" w:date="2026-09-22T06:56:59Z"/>
              <w:rFonts w:ascii="Cambria" w:cs="Cambria" w:eastAsia="Cambria" w:hAnsi="Cambria"/>
              <w:b w:val="1"/>
              <w:bCs w:val="1"/>
              <w:color w:val="000000"/>
            </w:rPr>
          </w:pPr>
          <w:sdt>
            <w:sdtPr>
              <w:id w:val="1198538546"/>
              <w:tag w:val="goog_rdk_48"/>
            </w:sdtPr>
            <w:sdtContent>
              <w:del w:author="Rossi Rossi" w:id="28" w:date="2026-09-22T06:56:59Z">
                <w:r w:rsidDel="00000000" w:rsidR="00000000" w:rsidRPr="00000000">
                  <w:rPr>
                    <w:rtl w:val="0"/>
                  </w:rPr>
                </w:r>
              </w:del>
            </w:sdtContent>
          </w:sdt>
        </w:p>
      </w:sdtContent>
    </w:sdt>
    <w:sdt>
      <w:sdtPr>
        <w:id w:val="-526694964"/>
        <w:tag w:val="goog_rdk_55"/>
      </w:sdtPr>
      <w:sdtContent>
        <w:p w:rsidR="00000000" w:rsidDel="00000000" w:rsidP="00000000" w:rsidRDefault="00000000" w:rsidRPr="00000000" w14:paraId="00000018">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967846279"/>
              <w:tag w:val="goog_rdk_52"/>
            </w:sdtPr>
            <w:sdtContent>
              <w:ins w:author="Abinaya Saravanan" w:id="30" w:date="2026-09-23T05:08:12Z">
                <w:sdt>
                  <w:sdtPr>
                    <w:id w:val="-1201293203"/>
                    <w:tag w:val="goog_rdk_53"/>
                  </w:sdtPr>
                  <w:sdtContent>
                    <w:del w:author="Rossi Rossi" w:id="28" w:date="2026-09-22T06:56:59Z"/>
                  </w:sdtContent>
                </w:sdt>
              </w:ins>
              <w:sdt>
                <w:sdtPr>
                  <w:id w:val="1089051396"/>
                  <w:tag w:val="goog_rdk_5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import google.generativeai as genai</w:delText>
                      </w:r>
                    </w:del>
                  </w:ins>
                </w:sdtContent>
              </w:sdt>
              <w:ins w:author="Abinaya Saravanan" w:id="30" w:date="2026-09-23T05:08:12Z">
                <w:del w:author="Rossi Rossi" w:id="28" w:date="2026-09-22T06:56:59Z"/>
              </w:ins>
            </w:sdtContent>
          </w:sdt>
        </w:p>
      </w:sdtContent>
    </w:sdt>
    <w:sdt>
      <w:sdtPr>
        <w:id w:val="-186284943"/>
        <w:tag w:val="goog_rdk_59"/>
      </w:sdtPr>
      <w:sdtContent>
        <w:p w:rsidR="00000000" w:rsidDel="00000000" w:rsidP="00000000" w:rsidRDefault="00000000" w:rsidRPr="00000000" w14:paraId="00000019">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975717015"/>
              <w:tag w:val="goog_rdk_56"/>
            </w:sdtPr>
            <w:sdtContent>
              <w:ins w:author="Abinaya Saravanan" w:id="30" w:date="2026-09-23T05:08:12Z">
                <w:sdt>
                  <w:sdtPr>
                    <w:id w:val="87824860"/>
                    <w:tag w:val="goog_rdk_57"/>
                  </w:sdtPr>
                  <w:sdtContent>
                    <w:del w:author="Rossi Rossi" w:id="28" w:date="2026-09-22T06:56:59Z"/>
                  </w:sdtContent>
                </w:sdt>
              </w:ins>
              <w:sdt>
                <w:sdtPr>
                  <w:id w:val="441295865"/>
                  <w:tag w:val="goog_rdk_58"/>
                </w:sdtPr>
                <w:sdtContent>
                  <w:ins w:author="Abinaya Saravanan" w:id="30" w:date="2026-09-23T05:08:12Z">
                    <w:del w:author="Rossi Rossi" w:id="28" w:date="2026-09-22T06:56:59Z">
                      <w:r w:rsidDel="00000000" w:rsidR="00000000" w:rsidRPr="00000000">
                        <w:rPr>
                          <w:rtl w:val="0"/>
                        </w:rPr>
                      </w:r>
                    </w:del>
                  </w:ins>
                </w:sdtContent>
              </w:sdt>
              <w:ins w:author="Abinaya Saravanan" w:id="30" w:date="2026-09-23T05:08:12Z">
                <w:del w:author="Rossi Rossi" w:id="28" w:date="2026-09-22T06:56:59Z"/>
              </w:ins>
            </w:sdtContent>
          </w:sdt>
        </w:p>
      </w:sdtContent>
    </w:sdt>
    <w:sdt>
      <w:sdtPr>
        <w:id w:val="476170737"/>
        <w:tag w:val="goog_rdk_63"/>
      </w:sdtPr>
      <w:sdtContent>
        <w:p w:rsidR="00000000" w:rsidDel="00000000" w:rsidP="00000000" w:rsidRDefault="00000000" w:rsidRPr="00000000" w14:paraId="0000001A">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715416091"/>
              <w:tag w:val="goog_rdk_60"/>
            </w:sdtPr>
            <w:sdtContent>
              <w:ins w:author="Abinaya Saravanan" w:id="30" w:date="2026-09-23T05:08:12Z">
                <w:sdt>
                  <w:sdtPr>
                    <w:id w:val="196817068"/>
                    <w:tag w:val="goog_rdk_61"/>
                  </w:sdtPr>
                  <w:sdtContent>
                    <w:del w:author="Rossi Rossi" w:id="28" w:date="2026-09-22T06:56:59Z"/>
                  </w:sdtContent>
                </w:sdt>
              </w:ins>
              <w:sdt>
                <w:sdtPr>
                  <w:id w:val="1119132682"/>
                  <w:tag w:val="goog_rdk_62"/>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def summarize_text(text: str) -&gt; str:</w:delText>
                      </w:r>
                    </w:del>
                  </w:ins>
                </w:sdtContent>
              </w:sdt>
              <w:ins w:author="Abinaya Saravanan" w:id="30" w:date="2026-09-23T05:08:12Z">
                <w:del w:author="Rossi Rossi" w:id="28" w:date="2026-09-22T06:56:59Z"/>
              </w:ins>
            </w:sdtContent>
          </w:sdt>
        </w:p>
      </w:sdtContent>
    </w:sdt>
    <w:sdt>
      <w:sdtPr>
        <w:id w:val="1781189688"/>
        <w:tag w:val="goog_rdk_67"/>
      </w:sdtPr>
      <w:sdtContent>
        <w:p w:rsidR="00000000" w:rsidDel="00000000" w:rsidP="00000000" w:rsidRDefault="00000000" w:rsidRPr="00000000" w14:paraId="0000001B">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238213057"/>
              <w:tag w:val="goog_rdk_64"/>
            </w:sdtPr>
            <w:sdtContent>
              <w:ins w:author="Abinaya Saravanan" w:id="30" w:date="2026-09-23T05:08:12Z">
                <w:sdt>
                  <w:sdtPr>
                    <w:id w:val="383772459"/>
                    <w:tag w:val="goog_rdk_65"/>
                  </w:sdtPr>
                  <w:sdtContent>
                    <w:del w:author="Rossi Rossi" w:id="28" w:date="2026-09-22T06:56:59Z"/>
                  </w:sdtContent>
                </w:sdt>
              </w:ins>
              <w:sdt>
                <w:sdtPr>
                  <w:id w:val="-1446993511"/>
                  <w:tag w:val="goog_rdk_66"/>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try:</w:delText>
                      </w:r>
                    </w:del>
                  </w:ins>
                </w:sdtContent>
              </w:sdt>
              <w:ins w:author="Abinaya Saravanan" w:id="30" w:date="2026-09-23T05:08:12Z">
                <w:del w:author="Rossi Rossi" w:id="28" w:date="2026-09-22T06:56:59Z"/>
              </w:ins>
            </w:sdtContent>
          </w:sdt>
        </w:p>
      </w:sdtContent>
    </w:sdt>
    <w:sdt>
      <w:sdtPr>
        <w:id w:val="1473705900"/>
        <w:tag w:val="goog_rdk_71"/>
      </w:sdtPr>
      <w:sdtContent>
        <w:p w:rsidR="00000000" w:rsidDel="00000000" w:rsidP="00000000" w:rsidRDefault="00000000" w:rsidRPr="00000000" w14:paraId="0000001C">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352486037"/>
              <w:tag w:val="goog_rdk_68"/>
            </w:sdtPr>
            <w:sdtContent>
              <w:ins w:author="Abinaya Saravanan" w:id="30" w:date="2026-09-23T05:08:12Z">
                <w:sdt>
                  <w:sdtPr>
                    <w:id w:val="1714351379"/>
                    <w:tag w:val="goog_rdk_69"/>
                  </w:sdtPr>
                  <w:sdtContent>
                    <w:del w:author="Rossi Rossi" w:id="28" w:date="2026-09-22T06:56:59Z"/>
                  </w:sdtContent>
                </w:sdt>
              </w:ins>
              <w:sdt>
                <w:sdtPr>
                  <w:id w:val="70459034"/>
                  <w:tag w:val="goog_rdk_7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 Initialize the Gemini model</w:delText>
                      </w:r>
                    </w:del>
                  </w:ins>
                </w:sdtContent>
              </w:sdt>
              <w:ins w:author="Abinaya Saravanan" w:id="30" w:date="2026-09-23T05:08:12Z">
                <w:del w:author="Rossi Rossi" w:id="28" w:date="2026-09-22T06:56:59Z"/>
              </w:ins>
            </w:sdtContent>
          </w:sdt>
        </w:p>
      </w:sdtContent>
    </w:sdt>
    <w:sdt>
      <w:sdtPr>
        <w:id w:val="-371774201"/>
        <w:tag w:val="goog_rdk_75"/>
      </w:sdtPr>
      <w:sdtContent>
        <w:p w:rsidR="00000000" w:rsidDel="00000000" w:rsidP="00000000" w:rsidRDefault="00000000" w:rsidRPr="00000000" w14:paraId="0000001D">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662605032"/>
              <w:tag w:val="goog_rdk_72"/>
            </w:sdtPr>
            <w:sdtContent>
              <w:ins w:author="Abinaya Saravanan" w:id="30" w:date="2026-09-23T05:08:12Z">
                <w:sdt>
                  <w:sdtPr>
                    <w:id w:val="591242590"/>
                    <w:tag w:val="goog_rdk_73"/>
                  </w:sdtPr>
                  <w:sdtContent>
                    <w:del w:author="Rossi Rossi" w:id="28" w:date="2026-09-22T06:56:59Z"/>
                  </w:sdtContent>
                </w:sdt>
              </w:ins>
              <w:sdt>
                <w:sdtPr>
                  <w:id w:val="-1931756080"/>
                  <w:tag w:val="goog_rdk_7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30" w:date="2026-09-23T05:08:12Z">
                <w:del w:author="Rossi Rossi" w:id="28" w:date="2026-09-22T06:56:59Z"/>
              </w:ins>
            </w:sdtContent>
          </w:sdt>
        </w:p>
      </w:sdtContent>
    </w:sdt>
    <w:sdt>
      <w:sdtPr>
        <w:id w:val="254519239"/>
        <w:tag w:val="goog_rdk_79"/>
      </w:sdtPr>
      <w:sdtContent>
        <w:p w:rsidR="00000000" w:rsidDel="00000000" w:rsidP="00000000" w:rsidRDefault="00000000" w:rsidRPr="00000000" w14:paraId="0000001E">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23124744"/>
              <w:tag w:val="goog_rdk_76"/>
            </w:sdtPr>
            <w:sdtContent>
              <w:ins w:author="Abinaya Saravanan" w:id="30" w:date="2026-09-23T05:08:12Z">
                <w:sdt>
                  <w:sdtPr>
                    <w:id w:val="-1377676296"/>
                    <w:tag w:val="goog_rdk_77"/>
                  </w:sdtPr>
                  <w:sdtContent>
                    <w:del w:author="Rossi Rossi" w:id="28" w:date="2026-09-22T06:56:59Z"/>
                  </w:sdtContent>
                </w:sdt>
              </w:ins>
              <w:sdt>
                <w:sdtPr>
                  <w:id w:val="1353555686"/>
                  <w:tag w:val="goog_rdk_78"/>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w:delText>
                      </w:r>
                    </w:del>
                  </w:ins>
                </w:sdtContent>
              </w:sdt>
              <w:ins w:author="Abinaya Saravanan" w:id="30" w:date="2026-09-23T05:08:12Z">
                <w:del w:author="Rossi Rossi" w:id="28" w:date="2026-09-22T06:56:59Z"/>
              </w:ins>
            </w:sdtContent>
          </w:sdt>
        </w:p>
      </w:sdtContent>
    </w:sdt>
    <w:sdt>
      <w:sdtPr>
        <w:id w:val="1679476747"/>
        <w:tag w:val="goog_rdk_83"/>
      </w:sdtPr>
      <w:sdtContent>
        <w:p w:rsidR="00000000" w:rsidDel="00000000" w:rsidP="00000000" w:rsidRDefault="00000000" w:rsidRPr="00000000" w14:paraId="0000001F">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33413367"/>
              <w:tag w:val="goog_rdk_80"/>
            </w:sdtPr>
            <w:sdtContent>
              <w:ins w:author="Abinaya Saravanan" w:id="30" w:date="2026-09-23T05:08:12Z">
                <w:sdt>
                  <w:sdtPr>
                    <w:id w:val="-1452553476"/>
                    <w:tag w:val="goog_rdk_81"/>
                  </w:sdtPr>
                  <w:sdtContent>
                    <w:del w:author="Rossi Rossi" w:id="28" w:date="2026-09-22T06:56:59Z"/>
                  </w:sdtContent>
                </w:sdt>
              </w:ins>
              <w:sdt>
                <w:sdtPr>
                  <w:id w:val="-372544376"/>
                  <w:tag w:val="goog_rdk_82"/>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 Construct the prompt</w:delText>
                      </w:r>
                    </w:del>
                  </w:ins>
                </w:sdtContent>
              </w:sdt>
              <w:ins w:author="Abinaya Saravanan" w:id="30" w:date="2026-09-23T05:08:12Z">
                <w:del w:author="Rossi Rossi" w:id="28" w:date="2026-09-22T06:56:59Z"/>
              </w:ins>
            </w:sdtContent>
          </w:sdt>
        </w:p>
      </w:sdtContent>
    </w:sdt>
    <w:sdt>
      <w:sdtPr>
        <w:id w:val="-1735868226"/>
        <w:tag w:val="goog_rdk_87"/>
      </w:sdtPr>
      <w:sdtContent>
        <w:p w:rsidR="00000000" w:rsidDel="00000000" w:rsidP="00000000" w:rsidRDefault="00000000" w:rsidRPr="00000000" w14:paraId="00000020">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721033509"/>
              <w:tag w:val="goog_rdk_84"/>
            </w:sdtPr>
            <w:sdtContent>
              <w:ins w:author="Abinaya Saravanan" w:id="30" w:date="2026-09-23T05:08:12Z">
                <w:sdt>
                  <w:sdtPr>
                    <w:id w:val="2014055916"/>
                    <w:tag w:val="goog_rdk_85"/>
                  </w:sdtPr>
                  <w:sdtContent>
                    <w:del w:author="Rossi Rossi" w:id="28" w:date="2026-09-22T06:56:59Z"/>
                  </w:sdtContent>
                </w:sdt>
              </w:ins>
              <w:sdt>
                <w:sdtPr>
                  <w:id w:val="-482857642"/>
                  <w:tag w:val="goog_rdk_86"/>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30" w:date="2026-09-23T05:08:12Z">
                <w:del w:author="Rossi Rossi" w:id="28" w:date="2026-09-22T06:56:59Z"/>
              </w:ins>
            </w:sdtContent>
          </w:sdt>
        </w:p>
      </w:sdtContent>
    </w:sdt>
    <w:sdt>
      <w:sdtPr>
        <w:id w:val="622747463"/>
        <w:tag w:val="goog_rdk_91"/>
      </w:sdtPr>
      <w:sdtContent>
        <w:p w:rsidR="00000000" w:rsidDel="00000000" w:rsidP="00000000" w:rsidRDefault="00000000" w:rsidRPr="00000000" w14:paraId="00000021">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165053096"/>
              <w:tag w:val="goog_rdk_88"/>
            </w:sdtPr>
            <w:sdtContent>
              <w:ins w:author="Abinaya Saravanan" w:id="30" w:date="2026-09-23T05:08:12Z">
                <w:sdt>
                  <w:sdtPr>
                    <w:id w:val="-1098338790"/>
                    <w:tag w:val="goog_rdk_89"/>
                  </w:sdtPr>
                  <w:sdtContent>
                    <w:del w:author="Rossi Rossi" w:id="28" w:date="2026-09-22T06:56:59Z"/>
                  </w:sdtContent>
                </w:sdt>
              </w:ins>
              <w:sdt>
                <w:sdtPr>
                  <w:id w:val="842263188"/>
                  <w:tag w:val="goog_rdk_9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w:delText>
                      </w:r>
                    </w:del>
                  </w:ins>
                </w:sdtContent>
              </w:sdt>
              <w:ins w:author="Abinaya Saravanan" w:id="30" w:date="2026-09-23T05:08:12Z">
                <w:del w:author="Rossi Rossi" w:id="28" w:date="2026-09-22T06:56:59Z"/>
              </w:ins>
            </w:sdtContent>
          </w:sdt>
        </w:p>
      </w:sdtContent>
    </w:sdt>
    <w:sdt>
      <w:sdtPr>
        <w:id w:val="-1009225072"/>
        <w:tag w:val="goog_rdk_95"/>
      </w:sdtPr>
      <w:sdtContent>
        <w:p w:rsidR="00000000" w:rsidDel="00000000" w:rsidP="00000000" w:rsidRDefault="00000000" w:rsidRPr="00000000" w14:paraId="00000022">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512661980"/>
              <w:tag w:val="goog_rdk_92"/>
            </w:sdtPr>
            <w:sdtContent>
              <w:ins w:author="Abinaya Saravanan" w:id="30" w:date="2026-09-23T05:08:12Z">
                <w:sdt>
                  <w:sdtPr>
                    <w:id w:val="-964242268"/>
                    <w:tag w:val="goog_rdk_93"/>
                  </w:sdtPr>
                  <w:sdtContent>
                    <w:del w:author="Rossi Rossi" w:id="28" w:date="2026-09-22T06:56:59Z"/>
                  </w:sdtContent>
                </w:sdt>
              </w:ins>
              <w:sdt>
                <w:sdtPr>
                  <w:id w:val="-1973384256"/>
                  <w:tag w:val="goog_rdk_9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 Generate the response</w:delText>
                      </w:r>
                    </w:del>
                  </w:ins>
                </w:sdtContent>
              </w:sdt>
              <w:ins w:author="Abinaya Saravanan" w:id="30" w:date="2026-09-23T05:08:12Z">
                <w:del w:author="Rossi Rossi" w:id="28" w:date="2026-09-22T06:56:59Z"/>
              </w:ins>
            </w:sdtContent>
          </w:sdt>
        </w:p>
      </w:sdtContent>
    </w:sdt>
    <w:sdt>
      <w:sdtPr>
        <w:id w:val="-769622180"/>
        <w:tag w:val="goog_rdk_99"/>
      </w:sdtPr>
      <w:sdtContent>
        <w:p w:rsidR="00000000" w:rsidDel="00000000" w:rsidP="00000000" w:rsidRDefault="00000000" w:rsidRPr="00000000" w14:paraId="00000023">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266770340"/>
              <w:tag w:val="goog_rdk_96"/>
            </w:sdtPr>
            <w:sdtContent>
              <w:ins w:author="Abinaya Saravanan" w:id="30" w:date="2026-09-23T05:08:12Z">
                <w:sdt>
                  <w:sdtPr>
                    <w:id w:val="-1029161900"/>
                    <w:tag w:val="goog_rdk_97"/>
                  </w:sdtPr>
                  <w:sdtContent>
                    <w:del w:author="Rossi Rossi" w:id="28" w:date="2026-09-22T06:56:59Z"/>
                  </w:sdtContent>
                </w:sdt>
              </w:ins>
              <w:sdt>
                <w:sdtPr>
                  <w:id w:val="1910276257"/>
                  <w:tag w:val="goog_rdk_98"/>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response = model.generate_content(prompt)</w:delText>
                      </w:r>
                    </w:del>
                  </w:ins>
                </w:sdtContent>
              </w:sdt>
              <w:ins w:author="Abinaya Saravanan" w:id="30" w:date="2026-09-23T05:08:12Z">
                <w:del w:author="Rossi Rossi" w:id="28" w:date="2026-09-22T06:56:59Z"/>
              </w:ins>
            </w:sdtContent>
          </w:sdt>
        </w:p>
      </w:sdtContent>
    </w:sdt>
    <w:sdt>
      <w:sdtPr>
        <w:id w:val="-1586312381"/>
        <w:tag w:val="goog_rdk_103"/>
      </w:sdtPr>
      <w:sdtContent>
        <w:p w:rsidR="00000000" w:rsidDel="00000000" w:rsidP="00000000" w:rsidRDefault="00000000" w:rsidRPr="00000000" w14:paraId="00000024">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2108145018"/>
              <w:tag w:val="goog_rdk_100"/>
            </w:sdtPr>
            <w:sdtContent>
              <w:ins w:author="Abinaya Saravanan" w:id="30" w:date="2026-09-23T05:08:12Z">
                <w:sdt>
                  <w:sdtPr>
                    <w:id w:val="-227962042"/>
                    <w:tag w:val="goog_rdk_101"/>
                  </w:sdtPr>
                  <w:sdtContent>
                    <w:del w:author="Rossi Rossi" w:id="28" w:date="2026-09-22T06:56:59Z"/>
                  </w:sdtContent>
                </w:sdt>
              </w:ins>
              <w:sdt>
                <w:sdtPr>
                  <w:id w:val="567154475"/>
                  <w:tag w:val="goog_rdk_102"/>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w:delText>
                      </w:r>
                    </w:del>
                  </w:ins>
                </w:sdtContent>
              </w:sdt>
              <w:ins w:author="Abinaya Saravanan" w:id="30" w:date="2026-09-23T05:08:12Z">
                <w:del w:author="Rossi Rossi" w:id="28" w:date="2026-09-22T06:56:59Z"/>
              </w:ins>
            </w:sdtContent>
          </w:sdt>
        </w:p>
      </w:sdtContent>
    </w:sdt>
    <w:sdt>
      <w:sdtPr>
        <w:id w:val="152368420"/>
        <w:tag w:val="goog_rdk_107"/>
      </w:sdtPr>
      <w:sdtContent>
        <w:p w:rsidR="00000000" w:rsidDel="00000000" w:rsidP="00000000" w:rsidRDefault="00000000" w:rsidRPr="00000000" w14:paraId="00000025">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99539309"/>
              <w:tag w:val="goog_rdk_104"/>
            </w:sdtPr>
            <w:sdtContent>
              <w:ins w:author="Abinaya Saravanan" w:id="30" w:date="2026-09-23T05:08:12Z">
                <w:sdt>
                  <w:sdtPr>
                    <w:id w:val="-980811172"/>
                    <w:tag w:val="goog_rdk_105"/>
                  </w:sdtPr>
                  <w:sdtContent>
                    <w:del w:author="Rossi Rossi" w:id="28" w:date="2026-09-22T06:56:59Z"/>
                  </w:sdtContent>
                </w:sdt>
              </w:ins>
              <w:sdt>
                <w:sdtPr>
                  <w:id w:val="-1985767610"/>
                  <w:tag w:val="goog_rdk_106"/>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return response.text.strip()</w:delText>
                      </w:r>
                    </w:del>
                  </w:ins>
                </w:sdtContent>
              </w:sdt>
              <w:ins w:author="Abinaya Saravanan" w:id="30" w:date="2026-09-23T05:08:12Z">
                <w:del w:author="Rossi Rossi" w:id="28" w:date="2026-09-22T06:56:59Z"/>
              </w:ins>
            </w:sdtContent>
          </w:sdt>
        </w:p>
      </w:sdtContent>
    </w:sdt>
    <w:sdt>
      <w:sdtPr>
        <w:id w:val="-994340244"/>
        <w:tag w:val="goog_rdk_111"/>
      </w:sdtPr>
      <w:sdtContent>
        <w:p w:rsidR="00000000" w:rsidDel="00000000" w:rsidP="00000000" w:rsidRDefault="00000000" w:rsidRPr="00000000" w14:paraId="00000026">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2060363822"/>
              <w:tag w:val="goog_rdk_108"/>
            </w:sdtPr>
            <w:sdtContent>
              <w:ins w:author="Abinaya Saravanan" w:id="30" w:date="2026-09-23T05:08:12Z">
                <w:sdt>
                  <w:sdtPr>
                    <w:id w:val="2096551280"/>
                    <w:tag w:val="goog_rdk_109"/>
                  </w:sdtPr>
                  <w:sdtContent>
                    <w:del w:author="Rossi Rossi" w:id="28" w:date="2026-09-22T06:56:59Z"/>
                  </w:sdtContent>
                </w:sdt>
              </w:ins>
              <w:sdt>
                <w:sdtPr>
                  <w:id w:val="1859224723"/>
                  <w:tag w:val="goog_rdk_11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w:delText>
                      </w:r>
                    </w:del>
                  </w:ins>
                </w:sdtContent>
              </w:sdt>
              <w:ins w:author="Abinaya Saravanan" w:id="30" w:date="2026-09-23T05:08:12Z">
                <w:del w:author="Rossi Rossi" w:id="28" w:date="2026-09-22T06:56:59Z"/>
              </w:ins>
            </w:sdtContent>
          </w:sdt>
        </w:p>
      </w:sdtContent>
    </w:sdt>
    <w:sdt>
      <w:sdtPr>
        <w:id w:val="1249154756"/>
        <w:tag w:val="goog_rdk_115"/>
      </w:sdtPr>
      <w:sdtContent>
        <w:p w:rsidR="00000000" w:rsidDel="00000000" w:rsidP="00000000" w:rsidRDefault="00000000" w:rsidRPr="00000000" w14:paraId="00000027">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944064895"/>
              <w:tag w:val="goog_rdk_112"/>
            </w:sdtPr>
            <w:sdtContent>
              <w:ins w:author="Abinaya Saravanan" w:id="30" w:date="2026-09-23T05:08:12Z">
                <w:sdt>
                  <w:sdtPr>
                    <w:id w:val="1929740775"/>
                    <w:tag w:val="goog_rdk_113"/>
                  </w:sdtPr>
                  <w:sdtContent>
                    <w:del w:author="Rossi Rossi" w:id="28" w:date="2026-09-22T06:56:59Z"/>
                  </w:sdtContent>
                </w:sdt>
              </w:ins>
              <w:sdt>
                <w:sdtPr>
                  <w:id w:val="861510465"/>
                  <w:tag w:val="goog_rdk_11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except Exception as e:</w:delText>
                      </w:r>
                    </w:del>
                  </w:ins>
                </w:sdtContent>
              </w:sdt>
              <w:ins w:author="Abinaya Saravanan" w:id="30" w:date="2026-09-23T05:08:12Z">
                <w:del w:author="Rossi Rossi" w:id="28" w:date="2026-09-22T06:56:59Z"/>
              </w:ins>
            </w:sdtContent>
          </w:sdt>
        </w:p>
      </w:sdtContent>
    </w:sdt>
    <w:sdt>
      <w:sdtPr>
        <w:id w:val="2063563241"/>
        <w:tag w:val="goog_rdk_119"/>
      </w:sdtPr>
      <w:sdtContent>
        <w:p w:rsidR="00000000" w:rsidDel="00000000" w:rsidP="00000000" w:rsidRDefault="00000000" w:rsidRPr="00000000" w14:paraId="00000028">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26999351"/>
              <w:tag w:val="goog_rdk_116"/>
            </w:sdtPr>
            <w:sdtContent>
              <w:ins w:author="Abinaya Saravanan" w:id="30" w:date="2026-09-23T05:08:12Z">
                <w:sdt>
                  <w:sdtPr>
                    <w:id w:val="2071037405"/>
                    <w:tag w:val="goog_rdk_117"/>
                  </w:sdtPr>
                  <w:sdtContent>
                    <w:del w:author="Rossi Rossi" w:id="28" w:date="2026-09-22T06:56:59Z"/>
                  </w:sdtContent>
                </w:sdt>
              </w:ins>
              <w:sdt>
                <w:sdtPr>
                  <w:id w:val="2049076323"/>
                  <w:tag w:val="goog_rdk_118"/>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return f"Error in Summary: {e}"</w:delText>
                      </w:r>
                    </w:del>
                  </w:ins>
                </w:sdtContent>
              </w:sdt>
              <w:ins w:author="Abinaya Saravanan" w:id="30" w:date="2026-09-23T05:08:12Z">
                <w:del w:author="Rossi Rossi" w:id="28" w:date="2026-09-22T06:56:59Z"/>
              </w:ins>
            </w:sdtContent>
          </w:sdt>
        </w:p>
      </w:sdtContent>
    </w:sdt>
    <w:sdt>
      <w:sdtPr>
        <w:id w:val="-1809097974"/>
        <w:tag w:val="goog_rdk_123"/>
      </w:sdtPr>
      <w:sdtContent>
        <w:p w:rsidR="00000000" w:rsidDel="00000000" w:rsidP="00000000" w:rsidRDefault="00000000" w:rsidRPr="00000000" w14:paraId="00000029">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541729205"/>
              <w:tag w:val="goog_rdk_120"/>
            </w:sdtPr>
            <w:sdtContent>
              <w:ins w:author="Abinaya Saravanan" w:id="30" w:date="2026-09-23T05:08:12Z">
                <w:sdt>
                  <w:sdtPr>
                    <w:id w:val="1985665917"/>
                    <w:tag w:val="goog_rdk_121"/>
                  </w:sdtPr>
                  <w:sdtContent>
                    <w:del w:author="Rossi Rossi" w:id="28" w:date="2026-09-22T06:56:59Z"/>
                  </w:sdtContent>
                </w:sdt>
              </w:ins>
              <w:sdt>
                <w:sdtPr>
                  <w:id w:val="-1268732148"/>
                  <w:tag w:val="goog_rdk_122"/>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import google.generativeai as genai</w:delText>
                      </w:r>
                    </w:del>
                  </w:ins>
                </w:sdtContent>
              </w:sdt>
              <w:ins w:author="Abinaya Saravanan" w:id="30" w:date="2026-09-23T05:08:12Z">
                <w:del w:author="Rossi Rossi" w:id="28" w:date="2026-09-22T06:56:59Z"/>
              </w:ins>
            </w:sdtContent>
          </w:sdt>
        </w:p>
      </w:sdtContent>
    </w:sdt>
    <w:sdt>
      <w:sdtPr>
        <w:id w:val="169778753"/>
        <w:tag w:val="goog_rdk_127"/>
      </w:sdtPr>
      <w:sdtContent>
        <w:p w:rsidR="00000000" w:rsidDel="00000000" w:rsidP="00000000" w:rsidRDefault="00000000" w:rsidRPr="00000000" w14:paraId="0000002A">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401285259"/>
              <w:tag w:val="goog_rdk_124"/>
            </w:sdtPr>
            <w:sdtContent>
              <w:ins w:author="Abinaya Saravanan" w:id="30" w:date="2026-09-23T05:08:12Z">
                <w:sdt>
                  <w:sdtPr>
                    <w:id w:val="-979042379"/>
                    <w:tag w:val="goog_rdk_125"/>
                  </w:sdtPr>
                  <w:sdtContent>
                    <w:del w:author="Rossi Rossi" w:id="28" w:date="2026-09-22T06:56:59Z"/>
                  </w:sdtContent>
                </w:sdt>
              </w:ins>
              <w:sdt>
                <w:sdtPr>
                  <w:id w:val="-968317687"/>
                  <w:tag w:val="goog_rdk_126"/>
                </w:sdtPr>
                <w:sdtContent>
                  <w:ins w:author="Abinaya Saravanan" w:id="30" w:date="2026-09-23T05:08:12Z">
                    <w:del w:author="Rossi Rossi" w:id="28" w:date="2026-09-22T06:56:59Z">
                      <w:r w:rsidDel="00000000" w:rsidR="00000000" w:rsidRPr="00000000">
                        <w:rPr>
                          <w:rtl w:val="0"/>
                        </w:rPr>
                      </w:r>
                    </w:del>
                  </w:ins>
                </w:sdtContent>
              </w:sdt>
              <w:ins w:author="Abinaya Saravanan" w:id="30" w:date="2026-09-23T05:08:12Z">
                <w:del w:author="Rossi Rossi" w:id="28" w:date="2026-09-22T06:56:59Z"/>
              </w:ins>
            </w:sdtContent>
          </w:sdt>
        </w:p>
      </w:sdtContent>
    </w:sdt>
    <w:sdt>
      <w:sdtPr>
        <w:id w:val="-875380820"/>
        <w:tag w:val="goog_rdk_131"/>
      </w:sdtPr>
      <w:sdtContent>
        <w:p w:rsidR="00000000" w:rsidDel="00000000" w:rsidP="00000000" w:rsidRDefault="00000000" w:rsidRPr="00000000" w14:paraId="0000002B">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62499347"/>
              <w:tag w:val="goog_rdk_128"/>
            </w:sdtPr>
            <w:sdtContent>
              <w:ins w:author="Abinaya Saravanan" w:id="30" w:date="2026-09-23T05:08:12Z">
                <w:sdt>
                  <w:sdtPr>
                    <w:id w:val="1389741090"/>
                    <w:tag w:val="goog_rdk_129"/>
                  </w:sdtPr>
                  <w:sdtContent>
                    <w:del w:author="Rossi Rossi" w:id="28" w:date="2026-09-22T06:56:59Z"/>
                  </w:sdtContent>
                </w:sdt>
              </w:ins>
              <w:sdt>
                <w:sdtPr>
                  <w:id w:val="-433115126"/>
                  <w:tag w:val="goog_rdk_13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def summarize_text(text: str) -&gt; str:</w:delText>
                      </w:r>
                    </w:del>
                  </w:ins>
                </w:sdtContent>
              </w:sdt>
              <w:ins w:author="Abinaya Saravanan" w:id="30" w:date="2026-09-23T05:08:12Z">
                <w:del w:author="Rossi Rossi" w:id="28" w:date="2026-09-22T06:56:59Z"/>
              </w:ins>
            </w:sdtContent>
          </w:sdt>
        </w:p>
      </w:sdtContent>
    </w:sdt>
    <w:sdt>
      <w:sdtPr>
        <w:id w:val="-1217344017"/>
        <w:tag w:val="goog_rdk_137"/>
      </w:sdtPr>
      <w:sdtContent>
        <w:p w:rsidR="00000000" w:rsidDel="00000000" w:rsidP="00000000" w:rsidRDefault="00000000" w:rsidRPr="00000000" w14:paraId="0000002C">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856278520"/>
              <w:tag w:val="goog_rdk_132"/>
            </w:sdtPr>
            <w:sdtContent>
              <w:ins w:author="Abinaya Saravanan" w:id="30" w:date="2026-09-23T05:08:12Z">
                <w:sdt>
                  <w:sdtPr>
                    <w:id w:val="-97620866"/>
                    <w:tag w:val="goog_rdk_133"/>
                  </w:sdtPr>
                  <w:sdtContent>
                    <w:del w:author="Rossi Rossi" w:id="28" w:date="2026-09-22T06:56:59Z"/>
                  </w:sdtContent>
                </w:sdt>
              </w:ins>
              <w:sdt>
                <w:sdtPr>
                  <w:id w:val="-1083215992"/>
                  <w:tag w:val="goog_rdk_13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tr</w:delText>
                      </w:r>
                    </w:del>
                  </w:ins>
                </w:sdtContent>
              </w:sdt>
              <w:ins w:author="Abinaya Saravanan" w:id="30" w:date="2026-09-23T05:08:12Z">
                <w:del w:author="Rossi Rossi" w:id="28" w:date="2026-09-22T06:56:59Z">
                  <w:sdt>
                    <w:sdtPr>
                      <w:id w:val="2105442904"/>
                      <w:tag w:val="goog_rdk_135"/>
                    </w:sdtPr>
                    <w:sdtContent>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y:</w:delText>
                      </w:r>
                    </w:sdtContent>
                  </w:sdt>
                  <w:sdt>
                    <w:sdtPr>
                      <w:id w:val="1916822023"/>
                      <w:tag w:val="goog_rdk_136"/>
                    </w:sdtPr>
                    <w:sdtContent>
                      <w:r w:rsidDel="00000000" w:rsidR="00000000" w:rsidRPr="00000000">
                        <w:rPr>
                          <w:rtl w:val="0"/>
                        </w:rPr>
                      </w:r>
                    </w:sdtContent>
                  </w:sdt>
                </w:del>
              </w:ins>
            </w:sdtContent>
          </w:sdt>
        </w:p>
      </w:sdtContent>
    </w:sdt>
    <w:sdt>
      <w:sdtPr>
        <w:id w:val="-824871919"/>
        <w:tag w:val="goog_rdk_141"/>
      </w:sdtPr>
      <w:sdtContent>
        <w:p w:rsidR="00000000" w:rsidDel="00000000" w:rsidP="00000000" w:rsidRDefault="00000000" w:rsidRPr="00000000" w14:paraId="0000002D">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257043592"/>
              <w:tag w:val="goog_rdk_138"/>
            </w:sdtPr>
            <w:sdtContent>
              <w:ins w:author="Abinaya Saravanan" w:id="30" w:date="2026-09-23T05:08:12Z">
                <w:sdt>
                  <w:sdtPr>
                    <w:id w:val="1294873557"/>
                    <w:tag w:val="goog_rdk_139"/>
                  </w:sdtPr>
                  <w:sdtContent>
                    <w:del w:author="Rossi Rossi" w:id="28" w:date="2026-09-22T06:56:59Z"/>
                  </w:sdtContent>
                </w:sdt>
              </w:ins>
              <w:sdt>
                <w:sdtPr>
                  <w:id w:val="378251329"/>
                  <w:tag w:val="goog_rdk_14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30" w:date="2026-09-23T05:08:12Z">
                <w:del w:author="Rossi Rossi" w:id="28" w:date="2026-09-22T06:56:59Z"/>
              </w:ins>
            </w:sdtContent>
          </w:sdt>
        </w:p>
      </w:sdtContent>
    </w:sdt>
    <w:sdt>
      <w:sdtPr>
        <w:id w:val="1382481769"/>
        <w:tag w:val="goog_rdk_145"/>
      </w:sdtPr>
      <w:sdtContent>
        <w:p w:rsidR="00000000" w:rsidDel="00000000" w:rsidP="00000000" w:rsidRDefault="00000000" w:rsidRPr="00000000" w14:paraId="0000002E">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57257143"/>
              <w:tag w:val="goog_rdk_142"/>
            </w:sdtPr>
            <w:sdtContent>
              <w:ins w:author="Abinaya Saravanan" w:id="30" w:date="2026-09-23T05:08:12Z">
                <w:sdt>
                  <w:sdtPr>
                    <w:id w:val="90490092"/>
                    <w:tag w:val="goog_rdk_143"/>
                  </w:sdtPr>
                  <w:sdtContent>
                    <w:del w:author="Rossi Rossi" w:id="28" w:date="2026-09-22T06:56:59Z"/>
                  </w:sdtContent>
                </w:sdt>
              </w:ins>
              <w:sdt>
                <w:sdtPr>
                  <w:id w:val="-570959786"/>
                  <w:tag w:val="goog_rdk_144"/>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30" w:date="2026-09-23T05:08:12Z">
                <w:del w:author="Rossi Rossi" w:id="28" w:date="2026-09-22T06:56:59Z"/>
              </w:ins>
            </w:sdtContent>
          </w:sdt>
        </w:p>
      </w:sdtContent>
    </w:sdt>
    <w:sdt>
      <w:sdtPr>
        <w:id w:val="-25019062"/>
        <w:tag w:val="goog_rdk_149"/>
      </w:sdtPr>
      <w:sdtContent>
        <w:p w:rsidR="00000000" w:rsidDel="00000000" w:rsidP="00000000" w:rsidRDefault="00000000" w:rsidRPr="00000000" w14:paraId="0000002F">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725159357"/>
              <w:tag w:val="goog_rdk_146"/>
            </w:sdtPr>
            <w:sdtContent>
              <w:ins w:author="Abinaya Saravanan" w:id="30" w:date="2026-09-23T05:08:12Z">
                <w:sdt>
                  <w:sdtPr>
                    <w:id w:val="-1634016113"/>
                    <w:tag w:val="goog_rdk_147"/>
                  </w:sdtPr>
                  <w:sdtContent>
                    <w:del w:author="Rossi Rossi" w:id="28" w:date="2026-09-22T06:56:59Z"/>
                  </w:sdtContent>
                </w:sdt>
              </w:ins>
              <w:sdt>
                <w:sdtPr>
                  <w:id w:val="-295367030"/>
                  <w:tag w:val="goog_rdk_148"/>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response = model.generate_content(prompt)</w:delText>
                      </w:r>
                    </w:del>
                  </w:ins>
                </w:sdtContent>
              </w:sdt>
              <w:ins w:author="Abinaya Saravanan" w:id="30" w:date="2026-09-23T05:08:12Z">
                <w:del w:author="Rossi Rossi" w:id="28" w:date="2026-09-22T06:56:59Z"/>
              </w:ins>
            </w:sdtContent>
          </w:sdt>
        </w:p>
      </w:sdtContent>
    </w:sdt>
    <w:sdt>
      <w:sdtPr>
        <w:id w:val="551664120"/>
        <w:tag w:val="goog_rdk_153"/>
      </w:sdtPr>
      <w:sdtContent>
        <w:p w:rsidR="00000000" w:rsidDel="00000000" w:rsidP="00000000" w:rsidRDefault="00000000" w:rsidRPr="00000000" w14:paraId="00000030">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65093207"/>
              <w:tag w:val="goog_rdk_150"/>
            </w:sdtPr>
            <w:sdtContent>
              <w:ins w:author="Abinaya Saravanan" w:id="30" w:date="2026-09-23T05:08:12Z">
                <w:sdt>
                  <w:sdtPr>
                    <w:id w:val="1076090127"/>
                    <w:tag w:val="goog_rdk_151"/>
                  </w:sdtPr>
                  <w:sdtContent>
                    <w:del w:author="Rossi Rossi" w:id="28" w:date="2026-09-22T06:56:59Z"/>
                  </w:sdtContent>
                </w:sdt>
              </w:ins>
              <w:sdt>
                <w:sdtPr>
                  <w:id w:val="-2142657217"/>
                  <w:tag w:val="goog_rdk_152"/>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return response.text.strip()</w:delText>
                      </w:r>
                    </w:del>
                  </w:ins>
                </w:sdtContent>
              </w:sdt>
              <w:ins w:author="Abinaya Saravanan" w:id="30" w:date="2026-09-23T05:08:12Z">
                <w:del w:author="Rossi Rossi" w:id="28" w:date="2026-09-22T06:56:59Z"/>
              </w:ins>
            </w:sdtContent>
          </w:sdt>
        </w:p>
      </w:sdtContent>
    </w:sdt>
    <w:sdt>
      <w:sdtPr>
        <w:id w:val="2040445854"/>
        <w:tag w:val="goog_rdk_157"/>
      </w:sdtPr>
      <w:sdtContent>
        <w:p w:rsidR="00000000" w:rsidDel="00000000" w:rsidP="00000000" w:rsidRDefault="00000000" w:rsidRPr="00000000" w14:paraId="00000031">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468591621"/>
              <w:tag w:val="goog_rdk_154"/>
            </w:sdtPr>
            <w:sdtContent>
              <w:ins w:author="Abinaya Saravanan" w:id="30" w:date="2026-09-23T05:08:12Z">
                <w:sdt>
                  <w:sdtPr>
                    <w:id w:val="496370203"/>
                    <w:tag w:val="goog_rdk_155"/>
                  </w:sdtPr>
                  <w:sdtContent>
                    <w:del w:author="Rossi Rossi" w:id="28" w:date="2026-09-22T06:56:59Z"/>
                  </w:sdtContent>
                </w:sdt>
              </w:ins>
              <w:sdt>
                <w:sdtPr>
                  <w:id w:val="2131341434"/>
                  <w:tag w:val="goog_rdk_156"/>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except Exception as e:</w:delText>
                      </w:r>
                    </w:del>
                  </w:ins>
                </w:sdtContent>
              </w:sdt>
              <w:ins w:author="Abinaya Saravanan" w:id="30" w:date="2026-09-23T05:08:12Z">
                <w:del w:author="Rossi Rossi" w:id="28" w:date="2026-09-22T06:56:59Z"/>
              </w:ins>
            </w:sdtContent>
          </w:sdt>
        </w:p>
      </w:sdtContent>
    </w:sdt>
    <w:sdt>
      <w:sdtPr>
        <w:id w:val="640742082"/>
        <w:tag w:val="goog_rdk_161"/>
      </w:sdtPr>
      <w:sdtContent>
        <w:p w:rsidR="00000000" w:rsidDel="00000000" w:rsidP="00000000" w:rsidRDefault="00000000" w:rsidRPr="00000000" w14:paraId="00000032">
          <w:pPr>
            <w:spacing w:after="280" w:before="280" w:line="240" w:lineRule="auto"/>
            <w:rPr>
              <w:ins w:author="Abinaya Saravanan" w:id="30" w:date="2026-09-23T05:08:12Z"/>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1375188553"/>
              <w:tag w:val="goog_rdk_158"/>
            </w:sdtPr>
            <w:sdtContent>
              <w:ins w:author="Abinaya Saravanan" w:id="30" w:date="2026-09-23T05:08:12Z">
                <w:sdt>
                  <w:sdtPr>
                    <w:id w:val="965140561"/>
                    <w:tag w:val="goog_rdk_159"/>
                  </w:sdtPr>
                  <w:sdtContent>
                    <w:del w:author="Rossi Rossi" w:id="28" w:date="2026-09-22T06:56:59Z"/>
                  </w:sdtContent>
                </w:sdt>
              </w:ins>
              <w:sdt>
                <w:sdtPr>
                  <w:id w:val="1898602993"/>
                  <w:tag w:val="goog_rdk_160"/>
                </w:sdtPr>
                <w:sdtContent>
                  <w:ins w:author="Abinaya Saravanan" w:id="30" w:date="2026-09-23T05:08:12Z">
                    <w:del w:author="Rossi Rossi" w:id="28" w:date="2026-09-22T06:56:59Z">
                      <w:r w:rsidDel="00000000" w:rsidR="00000000" w:rsidRPr="00000000">
                        <w:rPr>
                          <w:rFonts w:ascii="Cambria" w:cs="Cambria" w:eastAsia="Cambria" w:hAnsi="Cambria"/>
                          <w:b w:val="1"/>
                          <w:bCs w:val="1"/>
                          <w:rtl w:val="0"/>
                          <w:rPrChange w:author="Abinaya Saravanan" w:id="31" w:date="2026-09-23T05:08:12Z">
                            <w:rPr>
                              <w:rFonts w:ascii="Cambria" w:cs="Cambria" w:eastAsia="Cambria" w:hAnsi="Cambria"/>
                              <w:b w:val="1"/>
                              <w:bCs w:val="1"/>
                              <w:color w:val="000000"/>
                            </w:rPr>
                          </w:rPrChange>
                        </w:rPr>
                        <w:delText xml:space="preserve">        return f"Error in Summary: {e}"</w:delText>
                      </w:r>
                    </w:del>
                  </w:ins>
                </w:sdtContent>
              </w:sdt>
              <w:ins w:author="Abinaya Saravanan" w:id="30" w:date="2026-09-23T05:08:12Z">
                <w:del w:author="Rossi Rossi" w:id="28" w:date="2026-09-22T06:56:59Z"/>
              </w:ins>
            </w:sdtContent>
          </w:sdt>
        </w:p>
      </w:sdtContent>
    </w:sdt>
    <w:sdt>
      <w:sdtPr>
        <w:id w:val="1637187755"/>
        <w:tag w:val="goog_rdk_165"/>
      </w:sdtPr>
      <w:sdtContent>
        <w:p w:rsidR="00000000" w:rsidDel="00000000" w:rsidP="00000000" w:rsidRDefault="00000000" w:rsidRPr="00000000" w14:paraId="00000033">
          <w:pPr>
            <w:spacing w:after="280" w:before="280" w:line="240" w:lineRule="auto"/>
            <w:rPr>
              <w:del w:author="Rossi Rossi" w:id="28" w:date="2026-09-22T06:56:59Z"/>
              <w:rFonts w:ascii="Cambria" w:cs="Cambria" w:eastAsia="Cambria" w:hAnsi="Cambria"/>
              <w:b w:val="1"/>
              <w:bCs w:val="1"/>
              <w:rPrChange w:author="Abinaya Saravanan" w:id="31" w:date="2026-09-23T05:08:12Z">
                <w:rPr>
                  <w:rFonts w:ascii="Cambria" w:cs="Cambria" w:eastAsia="Cambria" w:hAnsi="Cambria"/>
                  <w:b w:val="1"/>
                  <w:bCs w:val="1"/>
                  <w:color w:val="000000"/>
                </w:rPr>
              </w:rPrChange>
            </w:rPr>
          </w:pPr>
          <w:sdt>
            <w:sdtPr>
              <w:id w:val="-612693401"/>
              <w:tag w:val="goog_rdk_163"/>
            </w:sdtPr>
            <w:sdtContent>
              <w:del w:author="Rossi Rossi" w:id="28" w:date="2026-09-22T06:56:59Z"/>
              <w:sdt>
                <w:sdtPr>
                  <w:id w:val="1669377320"/>
                  <w:tag w:val="goog_rdk_164"/>
                </w:sdtPr>
                <w:sdtContent>
                  <w:del w:author="Rossi Rossi" w:id="28" w:date="2026-09-22T06:56:59Z">
                    <w:r w:rsidDel="00000000" w:rsidR="00000000" w:rsidRPr="00000000">
                      <w:rPr>
                        <w:rtl w:val="0"/>
                      </w:rPr>
                    </w:r>
                  </w:del>
                </w:sdtContent>
              </w:sdt>
              <w:del w:author="Rossi Rossi" w:id="28" w:date="2026-09-22T06:56:59Z"/>
            </w:sdtContent>
          </w:sdt>
        </w:p>
      </w:sdtContent>
    </w:sdt>
    <w:sdt>
      <w:sdtPr>
        <w:id w:val="232447253"/>
        <w:tag w:val="goog_rdk_167"/>
      </w:sdtPr>
      <w:sdtContent>
        <w:p w:rsidR="00000000" w:rsidDel="00000000" w:rsidP="00000000" w:rsidRDefault="00000000" w:rsidRPr="00000000" w14:paraId="00000034">
          <w:pPr>
            <w:spacing w:after="280" w:before="280" w:line="240" w:lineRule="auto"/>
            <w:rPr>
              <w:del w:author="Rossi Rossi" w:id="28" w:date="2026-09-22T06:56:59Z"/>
              <w:rFonts w:ascii="Cambria" w:cs="Cambria" w:eastAsia="Cambria" w:hAnsi="Cambria"/>
              <w:b w:val="1"/>
              <w:bCs w:val="1"/>
              <w:color w:val="000000"/>
            </w:rPr>
          </w:pPr>
          <w:sdt>
            <w:sdtPr>
              <w:id w:val="1223773924"/>
              <w:tag w:val="goog_rdk_166"/>
            </w:sdtPr>
            <w:sdtContent>
              <w:del w:author="Rossi Rossi" w:id="28" w:date="2026-09-22T06:56:59Z">
                <w:r w:rsidDel="00000000" w:rsidR="00000000" w:rsidRPr="00000000">
                  <w:rPr>
                    <w:rtl w:val="0"/>
                  </w:rPr>
                </w:r>
              </w:del>
            </w:sdtContent>
          </w:sdt>
        </w:p>
      </w:sdtContent>
    </w:sdt>
    <w:sdt>
      <w:sdtPr>
        <w:id w:val="-2130704986"/>
        <w:tag w:val="goog_rdk_169"/>
      </w:sdtPr>
      <w:sdtContent>
        <w:p w:rsidR="00000000" w:rsidDel="00000000" w:rsidP="00000000" w:rsidRDefault="00000000" w:rsidRPr="00000000" w14:paraId="00000035">
          <w:pPr>
            <w:spacing w:after="280" w:before="280" w:line="240" w:lineRule="auto"/>
            <w:rPr>
              <w:del w:author="Rossi Rossi" w:id="28" w:date="2026-09-22T06:56:59Z"/>
              <w:rFonts w:ascii="Cambria" w:cs="Cambria" w:eastAsia="Cambria" w:hAnsi="Cambria"/>
              <w:b w:val="1"/>
              <w:bCs w:val="1"/>
              <w:color w:val="000000"/>
            </w:rPr>
          </w:pPr>
          <w:sdt>
            <w:sdtPr>
              <w:id w:val="1125895725"/>
              <w:tag w:val="goog_rdk_168"/>
            </w:sdtPr>
            <w:sdtContent>
              <w:del w:author="Rossi Rossi" w:id="28" w:date="2026-09-22T06:56:59Z">
                <w:r w:rsidDel="00000000" w:rsidR="00000000" w:rsidRPr="00000000">
                  <w:rPr>
                    <w:rtl w:val="0"/>
                  </w:rPr>
                </w:r>
              </w:del>
            </w:sdtContent>
          </w:sdt>
        </w:p>
      </w:sdtContent>
    </w:sdt>
    <w:sdt>
      <w:sdtPr>
        <w:id w:val="-1333326477"/>
        <w:tag w:val="goog_rdk_171"/>
      </w:sdtPr>
      <w:sdtContent>
        <w:p w:rsidR="00000000" w:rsidDel="00000000" w:rsidP="00000000" w:rsidRDefault="00000000" w:rsidRPr="00000000" w14:paraId="00000036">
          <w:pPr>
            <w:spacing w:after="280" w:before="280" w:line="240" w:lineRule="auto"/>
            <w:rPr>
              <w:del w:author="Rossi Rossi" w:id="28" w:date="2026-09-22T06:56:59Z"/>
              <w:rFonts w:ascii="Cambria" w:cs="Cambria" w:eastAsia="Cambria" w:hAnsi="Cambria"/>
              <w:b w:val="1"/>
              <w:bCs w:val="1"/>
              <w:color w:val="000000"/>
            </w:rPr>
          </w:pPr>
          <w:sdt>
            <w:sdtPr>
              <w:id w:val="1564195369"/>
              <w:tag w:val="goog_rdk_170"/>
            </w:sdtPr>
            <w:sdtContent>
              <w:del w:author="Rossi Rossi" w:id="28" w:date="2026-09-22T06:56:59Z">
                <w:r w:rsidDel="00000000" w:rsidR="00000000" w:rsidRPr="00000000">
                  <w:rPr>
                    <w:rtl w:val="0"/>
                  </w:rPr>
                </w:r>
              </w:del>
            </w:sdtContent>
          </w:sdt>
        </w:p>
      </w:sdtContent>
    </w:sdt>
    <w:sdt>
      <w:sdtPr>
        <w:id w:val="-1624619477"/>
        <w:tag w:val="goog_rdk_173"/>
      </w:sdtPr>
      <w:sdtContent>
        <w:p w:rsidR="00000000" w:rsidDel="00000000" w:rsidP="00000000" w:rsidRDefault="00000000" w:rsidRPr="00000000" w14:paraId="00000037">
          <w:pPr>
            <w:spacing w:after="280" w:before="280" w:line="240" w:lineRule="auto"/>
            <w:rPr>
              <w:del w:author="Rossi Rossi" w:id="28" w:date="2026-09-22T06:56:59Z"/>
              <w:rFonts w:ascii="Cambria" w:cs="Cambria" w:eastAsia="Cambria" w:hAnsi="Cambria"/>
              <w:b w:val="1"/>
              <w:bCs w:val="1"/>
              <w:color w:val="000000"/>
            </w:rPr>
          </w:pPr>
          <w:sdt>
            <w:sdtPr>
              <w:id w:val="-460748497"/>
              <w:tag w:val="goog_rdk_172"/>
            </w:sdtPr>
            <w:sdtContent>
              <w:del w:author="Rossi Rossi" w:id="28" w:date="2026-09-22T06:56:59Z">
                <w:r w:rsidDel="00000000" w:rsidR="00000000" w:rsidRPr="00000000">
                  <w:rPr>
                    <w:rtl w:val="0"/>
                  </w:rPr>
                </w:r>
              </w:del>
            </w:sdtContent>
          </w:sdt>
        </w:p>
      </w:sdtContent>
    </w:sdt>
    <w:sdt>
      <w:sdtPr>
        <w:id w:val="2123362619"/>
        <w:tag w:val="goog_rdk_175"/>
      </w:sdtPr>
      <w:sdtContent>
        <w:p w:rsidR="00000000" w:rsidDel="00000000" w:rsidP="00000000" w:rsidRDefault="00000000" w:rsidRPr="00000000" w14:paraId="00000038">
          <w:pPr>
            <w:spacing w:after="280" w:before="280" w:line="240" w:lineRule="auto"/>
            <w:rPr>
              <w:del w:author="Rossi Rossi" w:id="28" w:date="2026-09-22T06:56:59Z"/>
              <w:rFonts w:ascii="Cambria" w:cs="Cambria" w:eastAsia="Cambria" w:hAnsi="Cambria"/>
              <w:b w:val="1"/>
              <w:bCs w:val="1"/>
              <w:color w:val="000000"/>
            </w:rPr>
          </w:pPr>
          <w:sdt>
            <w:sdtPr>
              <w:id w:val="-700533547"/>
              <w:tag w:val="goog_rdk_174"/>
            </w:sdtPr>
            <w:sdtContent>
              <w:del w:author="Rossi Rossi" w:id="28" w:date="2026-09-22T06:56:59Z">
                <w:r w:rsidDel="00000000" w:rsidR="00000000" w:rsidRPr="00000000">
                  <w:rPr>
                    <w:rtl w:val="0"/>
                  </w:rPr>
                </w:r>
              </w:del>
            </w:sdtContent>
          </w:sdt>
        </w:p>
      </w:sdtContent>
    </w:sdt>
    <w:sdt>
      <w:sdtPr>
        <w:id w:val="-1194318205"/>
        <w:tag w:val="goog_rdk_177"/>
      </w:sdtPr>
      <w:sdtContent>
        <w:p w:rsidR="00000000" w:rsidDel="00000000" w:rsidP="00000000" w:rsidRDefault="00000000" w:rsidRPr="00000000" w14:paraId="00000039">
          <w:pPr>
            <w:spacing w:after="280" w:before="280" w:line="240" w:lineRule="auto"/>
            <w:rPr>
              <w:del w:author="Rossi Rossi" w:id="28" w:date="2026-09-22T06:56:59Z"/>
              <w:rFonts w:ascii="Cambria" w:cs="Cambria" w:eastAsia="Cambria" w:hAnsi="Cambria"/>
              <w:b w:val="1"/>
              <w:bCs w:val="1"/>
              <w:color w:val="000000"/>
            </w:rPr>
          </w:pPr>
          <w:sdt>
            <w:sdtPr>
              <w:id w:val="392905226"/>
              <w:tag w:val="goog_rdk_176"/>
            </w:sdtPr>
            <w:sdtContent>
              <w:del w:author="Rossi Rossi" w:id="28" w:date="2026-09-22T06:56:59Z">
                <w:r w:rsidDel="00000000" w:rsidR="00000000" w:rsidRPr="00000000">
                  <w:rPr>
                    <w:rFonts w:ascii="Cambria" w:cs="Cambria" w:eastAsia="Cambria" w:hAnsi="Cambria"/>
                    <w:b w:val="1"/>
                    <w:bCs w:val="1"/>
                    <w:color w:val="000000"/>
                    <w:rtl w:val="0"/>
                  </w:rPr>
                  <w:delText xml:space="preserve">ARCHITECTURAL DIAGRAM</w:delText>
                </w:r>
              </w:del>
            </w:sdtContent>
          </w:sdt>
        </w:p>
      </w:sdtContent>
    </w:sdt>
    <w:sdt>
      <w:sdtPr>
        <w:id w:val="1993702468"/>
        <w:tag w:val="goog_rdk_179"/>
      </w:sdtPr>
      <w:sdtContent>
        <w:p w:rsidR="00000000" w:rsidDel="00000000" w:rsidP="00000000" w:rsidRDefault="00000000" w:rsidRPr="00000000" w14:paraId="0000003A">
          <w:pPr>
            <w:spacing w:after="280" w:before="280" w:line="240" w:lineRule="auto"/>
            <w:rPr>
              <w:del w:author="Rossi Rossi" w:id="28" w:date="2026-09-22T06:56:59Z"/>
              <w:rFonts w:ascii="Cambria" w:cs="Cambria" w:eastAsia="Cambria" w:hAnsi="Cambria"/>
              <w:b w:val="1"/>
              <w:bCs w:val="1"/>
              <w:color w:val="000000"/>
            </w:rPr>
          </w:pPr>
          <w:sdt>
            <w:sdtPr>
              <w:id w:val="-1776873109"/>
              <w:tag w:val="goog_rdk_178"/>
            </w:sdtPr>
            <w:sdtContent>
              <w:del w:author="Rossi Rossi" w:id="28" w:date="2026-09-22T06:56:59Z">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89500" cy="4000500"/>
                              </a:xfrm>
                              <a:prstGeom prst="rect"/>
                              <a:ln/>
                            </pic:spPr>
                          </pic:pic>
                        </a:graphicData>
                      </a:graphic>
                    </wp:inline>
                  </w:drawing>
                </w:r>
                <w:r w:rsidDel="00000000" w:rsidR="00000000" w:rsidRPr="00000000">
                  <w:rPr>
                    <w:rtl w:val="0"/>
                  </w:rPr>
                </w:r>
              </w:del>
            </w:sdtContent>
          </w:sdt>
        </w:p>
      </w:sdtContent>
    </w:sdt>
    <w:sdt>
      <w:sdtPr>
        <w:id w:val="-1161133896"/>
        <w:tag w:val="goog_rdk_181"/>
      </w:sdtPr>
      <w:sdtContent>
        <w:p w:rsidR="00000000" w:rsidDel="00000000" w:rsidP="00000000" w:rsidRDefault="00000000" w:rsidRPr="00000000" w14:paraId="0000003B">
          <w:pPr>
            <w:spacing w:after="280" w:before="280" w:line="240" w:lineRule="auto"/>
            <w:rPr>
              <w:del w:author="Rossi Rossi" w:id="28" w:date="2026-09-22T06:56:59Z"/>
              <w:rFonts w:ascii="Cambria" w:cs="Cambria" w:eastAsia="Cambria" w:hAnsi="Cambria"/>
              <w:color w:val="000000"/>
              <w:sz w:val="22"/>
              <w:szCs w:val="22"/>
            </w:rPr>
            <w:pPrChange w:author="Rossi Rossi" w:id="0" w:date="2026-09-22T06:56:59Z">
              <w:pPr>
                <w:spacing w:after="280" w:before="280" w:line="240" w:lineRule="auto"/>
                <w:jc w:val="both"/>
              </w:pPr>
            </w:pPrChange>
          </w:pPr>
          <w:sdt>
            <w:sdtPr>
              <w:id w:val="-630699733"/>
              <w:tag w:val="goog_rdk_180"/>
            </w:sdtPr>
            <w:sdtContent>
              <w:del w:author="Rossi Rossi" w:id="28" w:date="2026-09-22T06:56:59Z">
                <w:r w:rsidDel="00000000" w:rsidR="00000000" w:rsidRPr="00000000">
                  <w:rPr>
                    <w:rtl w:val="0"/>
                  </w:rPr>
                </w:r>
              </w:del>
            </w:sdtContent>
          </w:sdt>
        </w:p>
      </w:sdtContent>
    </w:sdt>
    <w:sdt>
      <w:sdtPr>
        <w:id w:val="154478891"/>
        <w:tag w:val="goog_rdk_183"/>
      </w:sdtPr>
      <w:sdtContent>
        <w:p w:rsidR="00000000" w:rsidDel="00000000" w:rsidP="00000000" w:rsidRDefault="00000000" w:rsidRPr="00000000" w14:paraId="0000003C">
          <w:pPr>
            <w:spacing w:after="280" w:before="280" w:line="240" w:lineRule="auto"/>
            <w:jc w:val="both"/>
            <w:rPr>
              <w:del w:author="Rossi Rossi" w:id="28" w:date="2026-09-22T06:56:59Z"/>
              <w:rFonts w:ascii="Cambria" w:cs="Cambria" w:eastAsia="Cambria" w:hAnsi="Cambria"/>
              <w:b w:val="1"/>
              <w:bCs w:val="1"/>
              <w:color w:val="000000"/>
              <w:sz w:val="22"/>
              <w:szCs w:val="22"/>
            </w:rPr>
          </w:pPr>
          <w:sdt>
            <w:sdtPr>
              <w:id w:val="155272661"/>
              <w:tag w:val="goog_rdk_182"/>
            </w:sdtPr>
            <w:sdtContent>
              <w:del w:author="Rossi Rossi" w:id="28" w:date="2026-09-22T06:56:59Z">
                <w:r w:rsidDel="00000000" w:rsidR="00000000" w:rsidRPr="00000000">
                  <w:rPr>
                    <w:rFonts w:ascii="Cambria" w:cs="Cambria" w:eastAsia="Cambria" w:hAnsi="Cambria"/>
                    <w:b w:val="1"/>
                    <w:bCs w:val="1"/>
                    <w:color w:val="000000"/>
                    <w:sz w:val="22"/>
                    <w:szCs w:val="22"/>
                    <w:rtl w:val="0"/>
                  </w:rPr>
                  <w:delText xml:space="preserve">Pre-requisites</w:delText>
                </w:r>
              </w:del>
            </w:sdtContent>
          </w:sdt>
        </w:p>
      </w:sdtContent>
    </w:sdt>
    <w:sdt>
      <w:sdtPr>
        <w:id w:val="1025191689"/>
        <w:tag w:val="goog_rdk_187"/>
      </w:sdtPr>
      <w:sdtContent>
        <w:p w:rsidR="00000000" w:rsidDel="00000000" w:rsidP="00000000" w:rsidRDefault="00000000" w:rsidRPr="00000000" w14:paraId="0000003D">
          <w:pPr>
            <w:spacing w:after="280" w:before="280" w:line="240" w:lineRule="auto"/>
            <w:jc w:val="both"/>
            <w:rPr>
              <w:ins w:author="Rossi Rossi" w:id="28" w:date="2026-09-22T06:56:59Z"/>
              <w:rPrChange w:author="Rossi Rossi" w:id="29" w:date="2026-09-22T06:56:59Z">
                <w:rPr>
                  <w:rFonts w:ascii="Cambria" w:cs="Cambria" w:eastAsia="Cambria" w:hAnsi="Cambria"/>
                  <w:b w:val="0"/>
                  <w:bCs w:val="0"/>
                  <w:color w:val="000000"/>
                  <w:sz w:val="22"/>
                  <w:szCs w:val="22"/>
                </w:rPr>
              </w:rPrChange>
            </w:rPr>
          </w:pPr>
          <w:sdt>
            <w:sdtPr>
              <w:id w:val="-1332022678"/>
              <w:tag w:val="goog_rdk_184"/>
            </w:sdtPr>
            <w:sdtContent>
              <w:del w:author="Rossi Rossi" w:id="28" w:date="2026-09-22T06:56:59Z">
                <w:r w:rsidDel="00000000" w:rsidR="00000000" w:rsidRPr="00000000">
                  <w:rPr>
                    <w:rFonts w:ascii="Cambria" w:cs="Cambria" w:eastAsia="Cambria" w:hAnsi="Cambria"/>
                    <w:b w:val="0"/>
                    <w:bCs w:val="0"/>
                    <w:color w:val="000000"/>
                    <w:sz w:val="22"/>
                    <w:szCs w:val="22"/>
                    <w:rtl w:val="0"/>
                  </w:rPr>
                  <w:delText xml:space="preserve">Python 3</w:delText>
                </w:r>
                <w:r w:rsidDel="00000000" w:rsidR="00000000" w:rsidRPr="00000000">
                  <w:rPr>
                    <w:rFonts w:ascii="Cambria" w:cs="Cambria" w:eastAsia="Cambria" w:hAnsi="Cambria"/>
                    <w:b w:val="0"/>
                    <w:bCs w:val="0"/>
                    <w:color w:val="000000"/>
                    <w:sz w:val="22"/>
                    <w:szCs w:val="22"/>
                    <w:rtl w:val="0"/>
                  </w:rPr>
                  <w:delText xml:space="preserve">.10+</w:delText>
                </w:r>
              </w:del>
            </w:sdtContent>
          </w:sdt>
          <w:sdt>
            <w:sdtPr>
              <w:id w:val="381701516"/>
              <w:tag w:val="goog_rdk_185"/>
            </w:sdtPr>
            <w:sdtContent>
              <w:ins w:author="Rossi Rossi" w:id="28" w:date="2026-09-22T06:56:59Z"/>
              <w:sdt>
                <w:sdtPr>
                  <w:id w:val="291119692"/>
                  <w:tag w:val="goog_rdk_18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74194072"/>
        <w:tag w:val="goog_rdk_190"/>
      </w:sdtPr>
      <w:sdtContent>
        <w:p w:rsidR="00000000" w:rsidDel="00000000" w:rsidP="00000000" w:rsidRDefault="00000000" w:rsidRPr="00000000" w14:paraId="0000003E">
          <w:pPr>
            <w:numPr>
              <w:ilvl w:val="1"/>
              <w:numId w:val="6"/>
            </w:numPr>
            <w:ind w:left="502" w:hanging="360"/>
            <w:rPr>
              <w:ins w:author="Rossi Rossi" w:id="28" w:date="2026-09-22T06:56:59Z"/>
            </w:rPr>
          </w:pPr>
          <w:sdt>
            <w:sdtPr>
              <w:id w:val="430328330"/>
              <w:tag w:val="goog_rdk_188"/>
            </w:sdtPr>
            <w:sdtContent>
              <w:ins w:author="Rossi Rossi" w:id="28" w:date="2026-09-22T06:56:59Z"/>
              <w:sdt>
                <w:sdtPr>
                  <w:id w:val="2112052679"/>
                  <w:tag w:val="goog_rdk_1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28" w:date="2026-09-22T06:56:59Z"/>
            </w:sdtContent>
          </w:sdt>
        </w:p>
      </w:sdtContent>
    </w:sdt>
    <w:sdt>
      <w:sdtPr>
        <w:id w:val="2116474710"/>
        <w:tag w:val="goog_rdk_194"/>
      </w:sdtPr>
      <w:sdtContent>
        <w:p w:rsidR="00000000" w:rsidDel="00000000" w:rsidP="00000000" w:rsidRDefault="00000000" w:rsidRPr="00000000" w14:paraId="0000003F">
          <w:pPr>
            <w:numPr>
              <w:ilvl w:val="1"/>
              <w:numId w:val="6"/>
            </w:numPr>
            <w:ind w:left="502" w:hanging="360"/>
            <w:rPr>
              <w:ins w:author="Abinaya Saravanan" w:id="32" w:date="2026-09-23T05:10:46Z"/>
            </w:rPr>
          </w:pPr>
          <w:sdt>
            <w:sdtPr>
              <w:id w:val="-366449098"/>
              <w:tag w:val="goog_rdk_192"/>
            </w:sdtPr>
            <w:sdtContent>
              <w:ins w:author="Abinaya Saravanan" w:id="32" w:date="2026-09-23T05:10:46Z"/>
              <w:sdt>
                <w:sdtPr>
                  <w:id w:val="-1317240520"/>
                  <w:tag w:val="goog_rdk_193"/>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import google.generativeai as genai</w:t>
                    </w:r>
                  </w:ins>
                </w:sdtContent>
              </w:sdt>
              <w:ins w:author="Abinaya Saravanan" w:id="32" w:date="2026-09-23T05:10:46Z"/>
            </w:sdtContent>
          </w:sdt>
        </w:p>
      </w:sdtContent>
    </w:sdt>
    <w:sdt>
      <w:sdtPr>
        <w:id w:val="708532504"/>
        <w:tag w:val="goog_rdk_197"/>
      </w:sdtPr>
      <w:sdtContent>
        <w:p w:rsidR="00000000" w:rsidDel="00000000" w:rsidP="00000000" w:rsidRDefault="00000000" w:rsidRPr="00000000" w14:paraId="00000040">
          <w:pPr>
            <w:numPr>
              <w:ilvl w:val="1"/>
              <w:numId w:val="6"/>
            </w:numPr>
            <w:ind w:left="502" w:hanging="360"/>
            <w:rPr>
              <w:ins w:author="Abinaya Saravanan" w:id="32" w:date="2026-09-23T05:10:46Z"/>
            </w:rPr>
          </w:pPr>
          <w:sdt>
            <w:sdtPr>
              <w:id w:val="595331533"/>
              <w:tag w:val="goog_rdk_195"/>
            </w:sdtPr>
            <w:sdtContent>
              <w:ins w:author="Abinaya Saravanan" w:id="32" w:date="2026-09-23T05:10:46Z"/>
              <w:sdt>
                <w:sdtPr>
                  <w:id w:val="918450465"/>
                  <w:tag w:val="goog_rdk_196"/>
                </w:sdtPr>
                <w:sdtContent>
                  <w:ins w:author="Abinaya Saravanan" w:id="32" w:date="2026-09-23T05:10:46Z">
                    <w:r w:rsidDel="00000000" w:rsidR="00000000" w:rsidRPr="00000000">
                      <w:rPr>
                        <w:rtl w:val="0"/>
                      </w:rPr>
                    </w:r>
                  </w:ins>
                </w:sdtContent>
              </w:sdt>
              <w:ins w:author="Abinaya Saravanan" w:id="32" w:date="2026-09-23T05:10:46Z"/>
            </w:sdtContent>
          </w:sdt>
        </w:p>
      </w:sdtContent>
    </w:sdt>
    <w:sdt>
      <w:sdtPr>
        <w:id w:val="-1427372369"/>
        <w:tag w:val="goog_rdk_200"/>
      </w:sdtPr>
      <w:sdtContent>
        <w:p w:rsidR="00000000" w:rsidDel="00000000" w:rsidP="00000000" w:rsidRDefault="00000000" w:rsidRPr="00000000" w14:paraId="00000041">
          <w:pPr>
            <w:numPr>
              <w:ilvl w:val="1"/>
              <w:numId w:val="6"/>
            </w:numPr>
            <w:ind w:left="502" w:hanging="360"/>
            <w:rPr>
              <w:ins w:author="Abinaya Saravanan" w:id="32" w:date="2026-09-23T05:10:46Z"/>
            </w:rPr>
          </w:pPr>
          <w:sdt>
            <w:sdtPr>
              <w:id w:val="-311336849"/>
              <w:tag w:val="goog_rdk_198"/>
            </w:sdtPr>
            <w:sdtContent>
              <w:ins w:author="Abinaya Saravanan" w:id="32" w:date="2026-09-23T05:10:46Z"/>
              <w:sdt>
                <w:sdtPr>
                  <w:id w:val="-617551162"/>
                  <w:tag w:val="goog_rdk_199"/>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def summarize_text(text: str) -&gt; str:</w:t>
                    </w:r>
                  </w:ins>
                </w:sdtContent>
              </w:sdt>
              <w:ins w:author="Abinaya Saravanan" w:id="32" w:date="2026-09-23T05:10:46Z"/>
            </w:sdtContent>
          </w:sdt>
        </w:p>
      </w:sdtContent>
    </w:sdt>
    <w:sdt>
      <w:sdtPr>
        <w:id w:val="1035409751"/>
        <w:tag w:val="goog_rdk_203"/>
      </w:sdtPr>
      <w:sdtContent>
        <w:p w:rsidR="00000000" w:rsidDel="00000000" w:rsidP="00000000" w:rsidRDefault="00000000" w:rsidRPr="00000000" w14:paraId="00000042">
          <w:pPr>
            <w:numPr>
              <w:ilvl w:val="1"/>
              <w:numId w:val="6"/>
            </w:numPr>
            <w:ind w:left="502" w:hanging="360"/>
            <w:rPr>
              <w:ins w:author="Abinaya Saravanan" w:id="32" w:date="2026-09-23T05:10:46Z"/>
            </w:rPr>
          </w:pPr>
          <w:sdt>
            <w:sdtPr>
              <w:id w:val="1059859922"/>
              <w:tag w:val="goog_rdk_201"/>
            </w:sdtPr>
            <w:sdtContent>
              <w:ins w:author="Abinaya Saravanan" w:id="32" w:date="2026-09-23T05:10:46Z"/>
              <w:sdt>
                <w:sdtPr>
                  <w:id w:val="-835372336"/>
                  <w:tag w:val="goog_rdk_202"/>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try:</w:t>
                    </w:r>
                  </w:ins>
                </w:sdtContent>
              </w:sdt>
              <w:ins w:author="Abinaya Saravanan" w:id="32" w:date="2026-09-23T05:10:46Z"/>
            </w:sdtContent>
          </w:sdt>
        </w:p>
      </w:sdtContent>
    </w:sdt>
    <w:sdt>
      <w:sdtPr>
        <w:id w:val="-1495581597"/>
        <w:tag w:val="goog_rdk_206"/>
      </w:sdtPr>
      <w:sdtContent>
        <w:p w:rsidR="00000000" w:rsidDel="00000000" w:rsidP="00000000" w:rsidRDefault="00000000" w:rsidRPr="00000000" w14:paraId="00000043">
          <w:pPr>
            <w:numPr>
              <w:ilvl w:val="1"/>
              <w:numId w:val="6"/>
            </w:numPr>
            <w:ind w:left="502" w:hanging="360"/>
            <w:rPr>
              <w:ins w:author="Abinaya Saravanan" w:id="32" w:date="2026-09-23T05:10:46Z"/>
            </w:rPr>
          </w:pPr>
          <w:sdt>
            <w:sdtPr>
              <w:id w:val="-1456659665"/>
              <w:tag w:val="goog_rdk_204"/>
            </w:sdtPr>
            <w:sdtContent>
              <w:ins w:author="Abinaya Saravanan" w:id="32" w:date="2026-09-23T05:10:46Z"/>
              <w:sdt>
                <w:sdtPr>
                  <w:id w:val="2002267186"/>
                  <w:tag w:val="goog_rdk_205"/>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32" w:date="2026-09-23T05:10:46Z"/>
            </w:sdtContent>
          </w:sdt>
        </w:p>
      </w:sdtContent>
    </w:sdt>
    <w:sdt>
      <w:sdtPr>
        <w:id w:val="-888631464"/>
        <w:tag w:val="goog_rdk_209"/>
      </w:sdtPr>
      <w:sdtContent>
        <w:p w:rsidR="00000000" w:rsidDel="00000000" w:rsidP="00000000" w:rsidRDefault="00000000" w:rsidRPr="00000000" w14:paraId="00000044">
          <w:pPr>
            <w:numPr>
              <w:ilvl w:val="1"/>
              <w:numId w:val="6"/>
            </w:numPr>
            <w:ind w:left="502" w:hanging="360"/>
            <w:rPr>
              <w:ins w:author="Abinaya Saravanan" w:id="32" w:date="2026-09-23T05:10:46Z"/>
            </w:rPr>
          </w:pPr>
          <w:sdt>
            <w:sdtPr>
              <w:id w:val="-1194025999"/>
              <w:tag w:val="goog_rdk_207"/>
            </w:sdtPr>
            <w:sdtContent>
              <w:ins w:author="Abinaya Saravanan" w:id="32" w:date="2026-09-23T05:10:46Z"/>
              <w:sdt>
                <w:sdtPr>
                  <w:id w:val="-770710857"/>
                  <w:tag w:val="goog_rdk_208"/>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32" w:date="2026-09-23T05:10:46Z"/>
            </w:sdtContent>
          </w:sdt>
        </w:p>
      </w:sdtContent>
    </w:sdt>
    <w:sdt>
      <w:sdtPr>
        <w:id w:val="1279227905"/>
        <w:tag w:val="goog_rdk_212"/>
      </w:sdtPr>
      <w:sdtContent>
        <w:p w:rsidR="00000000" w:rsidDel="00000000" w:rsidP="00000000" w:rsidRDefault="00000000" w:rsidRPr="00000000" w14:paraId="00000045">
          <w:pPr>
            <w:numPr>
              <w:ilvl w:val="1"/>
              <w:numId w:val="6"/>
            </w:numPr>
            <w:ind w:left="502" w:hanging="360"/>
            <w:rPr>
              <w:ins w:author="Abinaya Saravanan" w:id="32" w:date="2026-09-23T05:10:46Z"/>
            </w:rPr>
          </w:pPr>
          <w:sdt>
            <w:sdtPr>
              <w:id w:val="-602561224"/>
              <w:tag w:val="goog_rdk_210"/>
            </w:sdtPr>
            <w:sdtContent>
              <w:ins w:author="Abinaya Saravanan" w:id="32" w:date="2026-09-23T05:10:46Z"/>
              <w:sdt>
                <w:sdtPr>
                  <w:id w:val="1080722911"/>
                  <w:tag w:val="goog_rdk_211"/>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response = model.generate_content(prompt)</w:t>
                    </w:r>
                  </w:ins>
                </w:sdtContent>
              </w:sdt>
              <w:ins w:author="Abinaya Saravanan" w:id="32" w:date="2026-09-23T05:10:46Z"/>
            </w:sdtContent>
          </w:sdt>
        </w:p>
      </w:sdtContent>
    </w:sdt>
    <w:sdt>
      <w:sdtPr>
        <w:id w:val="331826804"/>
        <w:tag w:val="goog_rdk_215"/>
      </w:sdtPr>
      <w:sdtContent>
        <w:p w:rsidR="00000000" w:rsidDel="00000000" w:rsidP="00000000" w:rsidRDefault="00000000" w:rsidRPr="00000000" w14:paraId="00000046">
          <w:pPr>
            <w:numPr>
              <w:ilvl w:val="1"/>
              <w:numId w:val="6"/>
            </w:numPr>
            <w:ind w:left="502" w:hanging="360"/>
            <w:rPr>
              <w:ins w:author="Abinaya Saravanan" w:id="32" w:date="2026-09-23T05:10:46Z"/>
            </w:rPr>
          </w:pPr>
          <w:sdt>
            <w:sdtPr>
              <w:id w:val="1561547743"/>
              <w:tag w:val="goog_rdk_213"/>
            </w:sdtPr>
            <w:sdtContent>
              <w:ins w:author="Abinaya Saravanan" w:id="32" w:date="2026-09-23T05:10:46Z"/>
              <w:sdt>
                <w:sdtPr>
                  <w:id w:val="1408744261"/>
                  <w:tag w:val="goog_rdk_214"/>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return response.text.strip()</w:t>
                    </w:r>
                  </w:ins>
                </w:sdtContent>
              </w:sdt>
              <w:ins w:author="Abinaya Saravanan" w:id="32" w:date="2026-09-23T05:10:46Z"/>
            </w:sdtContent>
          </w:sdt>
        </w:p>
      </w:sdtContent>
    </w:sdt>
    <w:sdt>
      <w:sdtPr>
        <w:id w:val="1181131930"/>
        <w:tag w:val="goog_rdk_218"/>
      </w:sdtPr>
      <w:sdtContent>
        <w:p w:rsidR="00000000" w:rsidDel="00000000" w:rsidP="00000000" w:rsidRDefault="00000000" w:rsidRPr="00000000" w14:paraId="00000047">
          <w:pPr>
            <w:numPr>
              <w:ilvl w:val="1"/>
              <w:numId w:val="6"/>
            </w:numPr>
            <w:ind w:left="502" w:hanging="360"/>
            <w:rPr>
              <w:ins w:author="Abinaya Saravanan" w:id="32" w:date="2026-09-23T05:10:46Z"/>
            </w:rPr>
          </w:pPr>
          <w:sdt>
            <w:sdtPr>
              <w:id w:val="-1969067308"/>
              <w:tag w:val="goog_rdk_216"/>
            </w:sdtPr>
            <w:sdtContent>
              <w:ins w:author="Abinaya Saravanan" w:id="32" w:date="2026-09-23T05:10:46Z"/>
              <w:sdt>
                <w:sdtPr>
                  <w:id w:val="-344526705"/>
                  <w:tag w:val="goog_rdk_217"/>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except Exception as e:</w:t>
                    </w:r>
                  </w:ins>
                </w:sdtContent>
              </w:sdt>
              <w:ins w:author="Abinaya Saravanan" w:id="32" w:date="2026-09-23T05:10:46Z"/>
            </w:sdtContent>
          </w:sdt>
        </w:p>
      </w:sdtContent>
    </w:sdt>
    <w:sdt>
      <w:sdtPr>
        <w:id w:val="-616047518"/>
        <w:tag w:val="goog_rdk_221"/>
      </w:sdtPr>
      <w:sdtContent>
        <w:p w:rsidR="00000000" w:rsidDel="00000000" w:rsidP="00000000" w:rsidRDefault="00000000" w:rsidRPr="00000000" w14:paraId="00000048">
          <w:pPr>
            <w:numPr>
              <w:ilvl w:val="1"/>
              <w:numId w:val="6"/>
            </w:numPr>
            <w:ind w:left="502" w:hanging="360"/>
            <w:rPr>
              <w:ins w:author="Abinaya Saravanan" w:id="32" w:date="2026-09-23T05:10:46Z"/>
            </w:rPr>
          </w:pPr>
          <w:sdt>
            <w:sdtPr>
              <w:id w:val="132731451"/>
              <w:tag w:val="goog_rdk_219"/>
            </w:sdtPr>
            <w:sdtContent>
              <w:ins w:author="Abinaya Saravanan" w:id="32" w:date="2026-09-23T05:10:46Z"/>
              <w:sdt>
                <w:sdtPr>
                  <w:id w:val="-1961593055"/>
                  <w:tag w:val="goog_rdk_220"/>
                </w:sdtPr>
                <w:sdtContent>
                  <w:ins w:author="Abinaya Saravanan" w:id="32" w:date="2026-09-23T05:10:46Z">
                    <w:r w:rsidDel="00000000" w:rsidR="00000000" w:rsidRPr="00000000">
                      <w:rPr>
                        <w:rtl w:val="0"/>
                        <w:rPrChange w:author="Abinaya Saravanan" w:id="33" w:date="2026-09-23T05:10:46Z">
                          <w:rPr>
                            <w:rFonts w:ascii="Cambria" w:cs="Cambria" w:eastAsia="Cambria" w:hAnsi="Cambria"/>
                            <w:b w:val="0"/>
                            <w:bCs w:val="0"/>
                            <w:color w:val="000000"/>
                            <w:sz w:val="22"/>
                            <w:szCs w:val="22"/>
                          </w:rPr>
                        </w:rPrChange>
                      </w:rPr>
                      <w:t xml:space="preserve">        return f"Error in Summary: {e}"</w:t>
                    </w:r>
                  </w:ins>
                </w:sdtContent>
              </w:sdt>
              <w:ins w:author="Abinaya Saravanan" w:id="32" w:date="2026-09-23T05:10:46Z"/>
            </w:sdtContent>
          </w:sdt>
        </w:p>
      </w:sdtContent>
    </w:sdt>
    <w:sdt>
      <w:sdtPr>
        <w:id w:val="74735893"/>
        <w:tag w:val="goog_rdk_225"/>
      </w:sdtPr>
      <w:sdtContent>
        <w:p w:rsidR="00000000" w:rsidDel="00000000" w:rsidP="00000000" w:rsidRDefault="00000000" w:rsidRPr="00000000" w14:paraId="00000049">
          <w:pPr>
            <w:numPr>
              <w:ilvl w:val="1"/>
              <w:numId w:val="6"/>
            </w:numPr>
            <w:ind w:left="502" w:hanging="360"/>
            <w:rPr>
              <w:ins w:author="Rossi Rossi" w:id="28" w:date="2026-09-22T06:56:59Z"/>
            </w:rPr>
            <w:pPrChange w:author="Abinaya Saravanan" w:id="0" w:date="2026-09-23T05:10:46Z">
              <w:pPr>
                <w:numPr>
                  <w:ilvl w:val="1"/>
                  <w:numId w:val="6"/>
                </w:numPr>
                <w:ind w:left="502" w:hanging="360"/>
              </w:pPr>
            </w:pPrChange>
          </w:pPr>
          <w:sdt>
            <w:sdtPr>
              <w:id w:val="71265375"/>
              <w:tag w:val="goog_rdk_223"/>
            </w:sdtPr>
            <w:sdtContent>
              <w:ins w:author="Rossi Rossi" w:id="28" w:date="2026-09-22T06:56:59Z"/>
              <w:sdt>
                <w:sdtPr>
                  <w:id w:val="-1923859563"/>
                  <w:tag w:val="goog_rdk_22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78720592"/>
        <w:tag w:val="goog_rdk_228"/>
      </w:sdtPr>
      <w:sdtContent>
        <w:p w:rsidR="00000000" w:rsidDel="00000000" w:rsidP="00000000" w:rsidRDefault="00000000" w:rsidRPr="00000000" w14:paraId="0000004A">
          <w:pPr>
            <w:numPr>
              <w:ilvl w:val="1"/>
              <w:numId w:val="6"/>
            </w:numPr>
            <w:ind w:left="502" w:hanging="360"/>
            <w:rPr>
              <w:ins w:author="Rossi Rossi" w:id="28" w:date="2026-09-22T06:56:59Z"/>
            </w:rPr>
          </w:pPr>
          <w:sdt>
            <w:sdtPr>
              <w:id w:val="1499625246"/>
              <w:tag w:val="goog_rdk_226"/>
            </w:sdtPr>
            <w:sdtContent>
              <w:ins w:author="Rossi Rossi" w:id="28" w:date="2026-09-22T06:56:59Z"/>
              <w:sdt>
                <w:sdtPr>
                  <w:id w:val="1602881764"/>
                  <w:tag w:val="goog_rdk_2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28" w:date="2026-09-22T06:56:59Z"/>
            </w:sdtContent>
          </w:sdt>
        </w:p>
      </w:sdtContent>
    </w:sdt>
    <w:sdt>
      <w:sdtPr>
        <w:id w:val="247261140"/>
        <w:tag w:val="goog_rdk_231"/>
      </w:sdtPr>
      <w:sdtContent>
        <w:p w:rsidR="00000000" w:rsidDel="00000000" w:rsidP="00000000" w:rsidRDefault="00000000" w:rsidRPr="00000000" w14:paraId="0000004B">
          <w:pPr>
            <w:numPr>
              <w:ilvl w:val="1"/>
              <w:numId w:val="6"/>
            </w:numPr>
            <w:ind w:left="502" w:hanging="360"/>
            <w:rPr>
              <w:ins w:author="Rossi Rossi" w:id="28" w:date="2026-09-22T06:56:59Z"/>
            </w:rPr>
          </w:pPr>
          <w:sdt>
            <w:sdtPr>
              <w:id w:val="1225347021"/>
              <w:tag w:val="goog_rdk_229"/>
            </w:sdtPr>
            <w:sdtContent>
              <w:ins w:author="Rossi Rossi" w:id="28" w:date="2026-09-22T06:56:59Z"/>
              <w:sdt>
                <w:sdtPr>
                  <w:id w:val="810036693"/>
                  <w:tag w:val="goog_rdk_2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98543060"/>
        <w:tag w:val="goog_rdk_234"/>
      </w:sdtPr>
      <w:sdtContent>
        <w:p w:rsidR="00000000" w:rsidDel="00000000" w:rsidP="00000000" w:rsidRDefault="00000000" w:rsidRPr="00000000" w14:paraId="0000004C">
          <w:pPr>
            <w:numPr>
              <w:ilvl w:val="1"/>
              <w:numId w:val="6"/>
            </w:numPr>
            <w:ind w:left="502" w:hanging="360"/>
            <w:rPr>
              <w:ins w:author="Rossi Rossi" w:id="28" w:date="2026-09-22T06:56:59Z"/>
            </w:rPr>
          </w:pPr>
          <w:sdt>
            <w:sdtPr>
              <w:id w:val="322771985"/>
              <w:tag w:val="goog_rdk_232"/>
            </w:sdtPr>
            <w:sdtContent>
              <w:ins w:author="Rossi Rossi" w:id="28" w:date="2026-09-22T06:56:59Z"/>
              <w:sdt>
                <w:sdtPr>
                  <w:id w:val="-1417453443"/>
                  <w:tag w:val="goog_rdk_2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28" w:date="2026-09-22T06:56:59Z"/>
            </w:sdtContent>
          </w:sdt>
        </w:p>
      </w:sdtContent>
    </w:sdt>
    <w:sdt>
      <w:sdtPr>
        <w:id w:val="-1533559941"/>
        <w:tag w:val="goog_rdk_237"/>
      </w:sdtPr>
      <w:sdtContent>
        <w:p w:rsidR="00000000" w:rsidDel="00000000" w:rsidP="00000000" w:rsidRDefault="00000000" w:rsidRPr="00000000" w14:paraId="0000004D">
          <w:pPr>
            <w:numPr>
              <w:ilvl w:val="1"/>
              <w:numId w:val="6"/>
            </w:numPr>
            <w:ind w:left="502" w:hanging="360"/>
            <w:rPr>
              <w:ins w:author="Rossi Rossi" w:id="28" w:date="2026-09-22T06:56:59Z"/>
            </w:rPr>
          </w:pPr>
          <w:sdt>
            <w:sdtPr>
              <w:id w:val="-618555131"/>
              <w:tag w:val="goog_rdk_235"/>
            </w:sdtPr>
            <w:sdtContent>
              <w:ins w:author="Rossi Rossi" w:id="28" w:date="2026-09-22T06:56:59Z"/>
              <w:sdt>
                <w:sdtPr>
                  <w:id w:val="142801740"/>
                  <w:tag w:val="goog_rdk_23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28" w:date="2026-09-22T06:56:59Z"/>
            </w:sdtContent>
          </w:sdt>
        </w:p>
      </w:sdtContent>
    </w:sdt>
    <w:sdt>
      <w:sdtPr>
        <w:id w:val="-1893245146"/>
        <w:tag w:val="goog_rdk_240"/>
      </w:sdtPr>
      <w:sdtContent>
        <w:p w:rsidR="00000000" w:rsidDel="00000000" w:rsidP="00000000" w:rsidRDefault="00000000" w:rsidRPr="00000000" w14:paraId="0000004E">
          <w:pPr>
            <w:numPr>
              <w:ilvl w:val="1"/>
              <w:numId w:val="6"/>
            </w:numPr>
            <w:ind w:left="502" w:hanging="360"/>
            <w:rPr>
              <w:ins w:author="Rossi Rossi" w:id="28" w:date="2026-09-22T06:56:59Z"/>
            </w:rPr>
          </w:pPr>
          <w:sdt>
            <w:sdtPr>
              <w:id w:val="2115835342"/>
              <w:tag w:val="goog_rdk_238"/>
            </w:sdtPr>
            <w:sdtContent>
              <w:ins w:author="Rossi Rossi" w:id="28" w:date="2026-09-22T06:56:59Z"/>
              <w:sdt>
                <w:sdtPr>
                  <w:id w:val="-921714596"/>
                  <w:tag w:val="goog_rdk_23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35275064"/>
        <w:tag w:val="goog_rdk_243"/>
      </w:sdtPr>
      <w:sdtContent>
        <w:p w:rsidR="00000000" w:rsidDel="00000000" w:rsidP="00000000" w:rsidRDefault="00000000" w:rsidRPr="00000000" w14:paraId="0000004F">
          <w:pPr>
            <w:numPr>
              <w:ilvl w:val="1"/>
              <w:numId w:val="6"/>
            </w:numPr>
            <w:ind w:left="502" w:hanging="360"/>
            <w:rPr>
              <w:ins w:author="Rossi Rossi" w:id="28" w:date="2026-09-22T06:56:59Z"/>
            </w:rPr>
          </w:pPr>
          <w:sdt>
            <w:sdtPr>
              <w:id w:val="-652919331"/>
              <w:tag w:val="goog_rdk_241"/>
            </w:sdtPr>
            <w:sdtContent>
              <w:ins w:author="Rossi Rossi" w:id="28" w:date="2026-09-22T06:56:59Z"/>
              <w:sdt>
                <w:sdtPr>
                  <w:id w:val="1867244310"/>
                  <w:tag w:val="goog_rdk_24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Python</w:t>
                    </w:r>
                  </w:ins>
                </w:sdtContent>
              </w:sdt>
              <w:ins w:author="Rossi Rossi" w:id="28" w:date="2026-09-22T06:56:59Z"/>
            </w:sdtContent>
          </w:sdt>
        </w:p>
      </w:sdtContent>
    </w:sdt>
    <w:sdt>
      <w:sdtPr>
        <w:id w:val="-779584393"/>
        <w:tag w:val="goog_rdk_246"/>
      </w:sdtPr>
      <w:sdtContent>
        <w:p w:rsidR="00000000" w:rsidDel="00000000" w:rsidP="00000000" w:rsidRDefault="00000000" w:rsidRPr="00000000" w14:paraId="00000050">
          <w:pPr>
            <w:numPr>
              <w:ilvl w:val="1"/>
              <w:numId w:val="6"/>
            </w:numPr>
            <w:ind w:left="502" w:hanging="360"/>
            <w:rPr>
              <w:ins w:author="Rossi Rossi" w:id="28" w:date="2026-09-22T06:56:59Z"/>
            </w:rPr>
          </w:pPr>
          <w:sdt>
            <w:sdtPr>
              <w:id w:val="998945706"/>
              <w:tag w:val="goog_rdk_244"/>
            </w:sdtPr>
            <w:sdtContent>
              <w:ins w:author="Rossi Rossi" w:id="28" w:date="2026-09-22T06:56:59Z"/>
              <w:sdt>
                <w:sdtPr>
                  <w:id w:val="-1207014835"/>
                  <w:tag w:val="goog_rdk_24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66175342"/>
        <w:tag w:val="goog_rdk_249"/>
      </w:sdtPr>
      <w:sdtContent>
        <w:p w:rsidR="00000000" w:rsidDel="00000000" w:rsidP="00000000" w:rsidRDefault="00000000" w:rsidRPr="00000000" w14:paraId="00000051">
          <w:pPr>
            <w:numPr>
              <w:ilvl w:val="1"/>
              <w:numId w:val="6"/>
            </w:numPr>
            <w:ind w:left="502" w:hanging="360"/>
            <w:rPr>
              <w:ins w:author="Rossi Rossi" w:id="28" w:date="2026-09-22T06:56:59Z"/>
            </w:rPr>
          </w:pPr>
          <w:sdt>
            <w:sdtPr>
              <w:id w:val="933067512"/>
              <w:tag w:val="goog_rdk_247"/>
            </w:sdtPr>
            <w:sdtContent>
              <w:ins w:author="Rossi Rossi" w:id="28" w:date="2026-09-22T06:56:59Z"/>
              <w:sdt>
                <w:sdtPr>
                  <w:id w:val="148626732"/>
                  <w:tag w:val="goog_rdk_2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from google import genai</w:t>
                    </w:r>
                  </w:ins>
                </w:sdtContent>
              </w:sdt>
              <w:ins w:author="Rossi Rossi" w:id="28" w:date="2026-09-22T06:56:59Z"/>
            </w:sdtContent>
          </w:sdt>
        </w:p>
      </w:sdtContent>
    </w:sdt>
    <w:sdt>
      <w:sdtPr>
        <w:id w:val="1020638390"/>
        <w:tag w:val="goog_rdk_252"/>
      </w:sdtPr>
      <w:sdtContent>
        <w:p w:rsidR="00000000" w:rsidDel="00000000" w:rsidP="00000000" w:rsidRDefault="00000000" w:rsidRPr="00000000" w14:paraId="00000052">
          <w:pPr>
            <w:numPr>
              <w:ilvl w:val="1"/>
              <w:numId w:val="6"/>
            </w:numPr>
            <w:ind w:left="502" w:hanging="360"/>
            <w:rPr>
              <w:ins w:author="Rossi Rossi" w:id="28" w:date="2026-09-22T06:56:59Z"/>
            </w:rPr>
          </w:pPr>
          <w:sdt>
            <w:sdtPr>
              <w:id w:val="356791143"/>
              <w:tag w:val="goog_rdk_250"/>
            </w:sdtPr>
            <w:sdtContent>
              <w:ins w:author="Rossi Rossi" w:id="28" w:date="2026-09-22T06:56:59Z"/>
              <w:sdt>
                <w:sdtPr>
                  <w:id w:val="-908705360"/>
                  <w:tag w:val="goog_rdk_25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45757405"/>
        <w:tag w:val="goog_rdk_255"/>
      </w:sdtPr>
      <w:sdtContent>
        <w:p w:rsidR="00000000" w:rsidDel="00000000" w:rsidP="00000000" w:rsidRDefault="00000000" w:rsidRPr="00000000" w14:paraId="00000053">
          <w:pPr>
            <w:numPr>
              <w:ilvl w:val="1"/>
              <w:numId w:val="6"/>
            </w:numPr>
            <w:ind w:left="502" w:hanging="360"/>
            <w:rPr>
              <w:ins w:author="Rossi Rossi" w:id="28" w:date="2026-09-22T06:56:59Z"/>
            </w:rPr>
          </w:pPr>
          <w:sdt>
            <w:sdtPr>
              <w:id w:val="-297786376"/>
              <w:tag w:val="goog_rdk_253"/>
            </w:sdtPr>
            <w:sdtContent>
              <w:ins w:author="Rossi Rossi" w:id="28" w:date="2026-09-22T06:56:59Z"/>
              <w:sdt>
                <w:sdtPr>
                  <w:id w:val="1430154036"/>
                  <w:tag w:val="goog_rdk_25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28" w:date="2026-09-22T06:56:59Z"/>
            </w:sdtContent>
          </w:sdt>
        </w:p>
      </w:sdtContent>
    </w:sdt>
    <w:sdt>
      <w:sdtPr>
        <w:id w:val="1473273996"/>
        <w:tag w:val="goog_rdk_258"/>
      </w:sdtPr>
      <w:sdtContent>
        <w:p w:rsidR="00000000" w:rsidDel="00000000" w:rsidP="00000000" w:rsidRDefault="00000000" w:rsidRPr="00000000" w14:paraId="00000054">
          <w:pPr>
            <w:numPr>
              <w:ilvl w:val="1"/>
              <w:numId w:val="6"/>
            </w:numPr>
            <w:ind w:left="502" w:hanging="360"/>
            <w:rPr>
              <w:ins w:author="Rossi Rossi" w:id="28" w:date="2026-09-22T06:56:59Z"/>
            </w:rPr>
          </w:pPr>
          <w:sdt>
            <w:sdtPr>
              <w:id w:val="-543681731"/>
              <w:tag w:val="goog_rdk_256"/>
            </w:sdtPr>
            <w:sdtContent>
              <w:ins w:author="Rossi Rossi" w:id="28" w:date="2026-09-22T06:56:59Z"/>
              <w:sdt>
                <w:sdtPr>
                  <w:id w:val="-10446389"/>
                  <w:tag w:val="goog_rdk_25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86124092"/>
        <w:tag w:val="goog_rdk_261"/>
      </w:sdtPr>
      <w:sdtContent>
        <w:p w:rsidR="00000000" w:rsidDel="00000000" w:rsidP="00000000" w:rsidRDefault="00000000" w:rsidRPr="00000000" w14:paraId="00000055">
          <w:pPr>
            <w:numPr>
              <w:ilvl w:val="1"/>
              <w:numId w:val="6"/>
            </w:numPr>
            <w:ind w:left="502" w:hanging="360"/>
            <w:rPr>
              <w:ins w:author="Rossi Rossi" w:id="28" w:date="2026-09-22T06:56:59Z"/>
            </w:rPr>
          </w:pPr>
          <w:sdt>
            <w:sdtPr>
              <w:id w:val="-861670389"/>
              <w:tag w:val="goog_rdk_259"/>
            </w:sdtPr>
            <w:sdtContent>
              <w:ins w:author="Rossi Rossi" w:id="28" w:date="2026-09-22T06:56:59Z"/>
              <w:sdt>
                <w:sdtPr>
                  <w:id w:val="2064017386"/>
                  <w:tag w:val="goog_rdk_26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28" w:date="2026-09-22T06:56:59Z"/>
            </w:sdtContent>
          </w:sdt>
        </w:p>
      </w:sdtContent>
    </w:sdt>
    <w:sdt>
      <w:sdtPr>
        <w:id w:val="128314999"/>
        <w:tag w:val="goog_rdk_264"/>
      </w:sdtPr>
      <w:sdtContent>
        <w:p w:rsidR="00000000" w:rsidDel="00000000" w:rsidP="00000000" w:rsidRDefault="00000000" w:rsidRPr="00000000" w14:paraId="00000056">
          <w:pPr>
            <w:numPr>
              <w:ilvl w:val="1"/>
              <w:numId w:val="6"/>
            </w:numPr>
            <w:ind w:left="502" w:hanging="360"/>
            <w:rPr>
              <w:ins w:author="Rossi Rossi" w:id="28" w:date="2026-09-22T06:56:59Z"/>
            </w:rPr>
          </w:pPr>
          <w:sdt>
            <w:sdtPr>
              <w:id w:val="-420257937"/>
              <w:tag w:val="goog_rdk_262"/>
            </w:sdtPr>
            <w:sdtContent>
              <w:ins w:author="Rossi Rossi" w:id="28" w:date="2026-09-22T06:56:59Z"/>
              <w:sdt>
                <w:sdtPr>
                  <w:id w:val="-2016933710"/>
                  <w:tag w:val="goog_rdk_2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model="gemini-3.8-flash",</w:t>
                    </w:r>
                  </w:ins>
                </w:sdtContent>
              </w:sdt>
              <w:ins w:author="Rossi Rossi" w:id="28" w:date="2026-09-22T06:56:59Z"/>
            </w:sdtContent>
          </w:sdt>
        </w:p>
      </w:sdtContent>
    </w:sdt>
    <w:sdt>
      <w:sdtPr>
        <w:id w:val="1627104629"/>
        <w:tag w:val="goog_rdk_267"/>
      </w:sdtPr>
      <w:sdtContent>
        <w:p w:rsidR="00000000" w:rsidDel="00000000" w:rsidP="00000000" w:rsidRDefault="00000000" w:rsidRPr="00000000" w14:paraId="00000057">
          <w:pPr>
            <w:numPr>
              <w:ilvl w:val="1"/>
              <w:numId w:val="6"/>
            </w:numPr>
            <w:ind w:left="502" w:hanging="360"/>
            <w:rPr>
              <w:ins w:author="Rossi Rossi" w:id="28" w:date="2026-09-22T06:56:59Z"/>
            </w:rPr>
          </w:pPr>
          <w:sdt>
            <w:sdtPr>
              <w:id w:val="-1919361528"/>
              <w:tag w:val="goog_rdk_265"/>
            </w:sdtPr>
            <w:sdtContent>
              <w:ins w:author="Rossi Rossi" w:id="28" w:date="2026-09-22T06:56:59Z"/>
              <w:sdt>
                <w:sdtPr>
                  <w:id w:val="1758910230"/>
                  <w:tag w:val="goog_rdk_2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28" w:date="2026-09-22T06:56:59Z"/>
            </w:sdtContent>
          </w:sdt>
        </w:p>
      </w:sdtContent>
    </w:sdt>
    <w:sdt>
      <w:sdtPr>
        <w:id w:val="-1541426844"/>
        <w:tag w:val="goog_rdk_270"/>
      </w:sdtPr>
      <w:sdtContent>
        <w:p w:rsidR="00000000" w:rsidDel="00000000" w:rsidP="00000000" w:rsidRDefault="00000000" w:rsidRPr="00000000" w14:paraId="00000058">
          <w:pPr>
            <w:numPr>
              <w:ilvl w:val="1"/>
              <w:numId w:val="6"/>
            </w:numPr>
            <w:ind w:left="502" w:hanging="360"/>
            <w:rPr>
              <w:ins w:author="Rossi Rossi" w:id="28" w:date="2026-09-22T06:56:59Z"/>
            </w:rPr>
          </w:pPr>
          <w:sdt>
            <w:sdtPr>
              <w:id w:val="497288254"/>
              <w:tag w:val="goog_rdk_268"/>
            </w:sdtPr>
            <w:sdtContent>
              <w:ins w:author="Rossi Rossi" w:id="28" w:date="2026-09-22T06:56:59Z"/>
              <w:sdt>
                <w:sdtPr>
                  <w:id w:val="471544910"/>
                  <w:tag w:val="goog_rdk_26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800720660"/>
        <w:tag w:val="goog_rdk_273"/>
      </w:sdtPr>
      <w:sdtContent>
        <w:p w:rsidR="00000000" w:rsidDel="00000000" w:rsidP="00000000" w:rsidRDefault="00000000" w:rsidRPr="00000000" w14:paraId="00000059">
          <w:pPr>
            <w:numPr>
              <w:ilvl w:val="1"/>
              <w:numId w:val="6"/>
            </w:numPr>
            <w:ind w:left="502" w:hanging="360"/>
            <w:rPr>
              <w:ins w:author="Rossi Rossi" w:id="28" w:date="2026-09-22T06:56:59Z"/>
            </w:rPr>
          </w:pPr>
          <w:sdt>
            <w:sdtPr>
              <w:id w:val="-53191830"/>
              <w:tag w:val="goog_rdk_271"/>
            </w:sdtPr>
            <w:sdtContent>
              <w:ins w:author="Rossi Rossi" w:id="28" w:date="2026-09-22T06:56:59Z"/>
              <w:sdt>
                <w:sdtPr>
                  <w:id w:val="-1430276591"/>
                  <w:tag w:val="goog_rdk_27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print(interaction.output_text)</w:t>
                    </w:r>
                  </w:ins>
                </w:sdtContent>
              </w:sdt>
              <w:ins w:author="Rossi Rossi" w:id="28" w:date="2026-09-22T06:56:59Z"/>
            </w:sdtContent>
          </w:sdt>
        </w:p>
      </w:sdtContent>
    </w:sdt>
    <w:sdt>
      <w:sdtPr>
        <w:id w:val="1147256186"/>
        <w:tag w:val="goog_rdk_277"/>
      </w:sdtPr>
      <w:sdtContent>
        <w:p w:rsidR="00000000" w:rsidDel="00000000" w:rsidP="00000000" w:rsidRDefault="00000000" w:rsidRPr="00000000" w14:paraId="0000005A">
          <w:pPr>
            <w:numPr>
              <w:ilvl w:val="1"/>
              <w:numId w:val="6"/>
            </w:numPr>
            <w:ind w:left="502" w:hanging="360"/>
            <w:rPr>
              <w:ins w:author="Abinaya Saravanan" w:id="34" w:date="2026-09-23T05:11:26Z"/>
            </w:rPr>
          </w:pPr>
          <w:sdt>
            <w:sdtPr>
              <w:id w:val="897819926"/>
              <w:tag w:val="goog_rdk_275"/>
            </w:sdtPr>
            <w:sdtContent>
              <w:ins w:author="Abinaya Saravanan" w:id="34" w:date="2026-09-23T05:11:26Z"/>
              <w:sdt>
                <w:sdtPr>
                  <w:id w:val="873653508"/>
                  <w:tag w:val="goog_rdk_276"/>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import google.generativeai as genai</w:t>
                    </w:r>
                  </w:ins>
                </w:sdtContent>
              </w:sdt>
              <w:ins w:author="Abinaya Saravanan" w:id="34" w:date="2026-09-23T05:11:26Z"/>
            </w:sdtContent>
          </w:sdt>
        </w:p>
      </w:sdtContent>
    </w:sdt>
    <w:sdt>
      <w:sdtPr>
        <w:id w:val="1536902296"/>
        <w:tag w:val="goog_rdk_280"/>
      </w:sdtPr>
      <w:sdtContent>
        <w:p w:rsidR="00000000" w:rsidDel="00000000" w:rsidP="00000000" w:rsidRDefault="00000000" w:rsidRPr="00000000" w14:paraId="0000005B">
          <w:pPr>
            <w:numPr>
              <w:ilvl w:val="1"/>
              <w:numId w:val="6"/>
            </w:numPr>
            <w:ind w:left="502" w:hanging="360"/>
            <w:rPr>
              <w:ins w:author="Abinaya Saravanan" w:id="34" w:date="2026-09-23T05:11:26Z"/>
            </w:rPr>
          </w:pPr>
          <w:sdt>
            <w:sdtPr>
              <w:id w:val="-1871787086"/>
              <w:tag w:val="goog_rdk_278"/>
            </w:sdtPr>
            <w:sdtContent>
              <w:ins w:author="Abinaya Saravanan" w:id="34" w:date="2026-09-23T05:11:26Z"/>
              <w:sdt>
                <w:sdtPr>
                  <w:id w:val="-1299413886"/>
                  <w:tag w:val="goog_rdk_279"/>
                </w:sdtPr>
                <w:sdtContent>
                  <w:ins w:author="Abinaya Saravanan" w:id="34" w:date="2026-09-23T05:11:26Z">
                    <w:r w:rsidDel="00000000" w:rsidR="00000000" w:rsidRPr="00000000">
                      <w:rPr>
                        <w:rtl w:val="0"/>
                      </w:rPr>
                    </w:r>
                  </w:ins>
                </w:sdtContent>
              </w:sdt>
              <w:ins w:author="Abinaya Saravanan" w:id="34" w:date="2026-09-23T05:11:26Z"/>
            </w:sdtContent>
          </w:sdt>
        </w:p>
      </w:sdtContent>
    </w:sdt>
    <w:sdt>
      <w:sdtPr>
        <w:id w:val="-1228506189"/>
        <w:tag w:val="goog_rdk_283"/>
      </w:sdtPr>
      <w:sdtContent>
        <w:p w:rsidR="00000000" w:rsidDel="00000000" w:rsidP="00000000" w:rsidRDefault="00000000" w:rsidRPr="00000000" w14:paraId="0000005C">
          <w:pPr>
            <w:numPr>
              <w:ilvl w:val="1"/>
              <w:numId w:val="6"/>
            </w:numPr>
            <w:ind w:left="502" w:hanging="360"/>
            <w:rPr>
              <w:ins w:author="Abinaya Saravanan" w:id="34" w:date="2026-09-23T05:11:26Z"/>
            </w:rPr>
          </w:pPr>
          <w:sdt>
            <w:sdtPr>
              <w:id w:val="1522570247"/>
              <w:tag w:val="goog_rdk_281"/>
            </w:sdtPr>
            <w:sdtContent>
              <w:ins w:author="Abinaya Saravanan" w:id="34" w:date="2026-09-23T05:11:26Z"/>
              <w:sdt>
                <w:sdtPr>
                  <w:id w:val="-1464518882"/>
                  <w:tag w:val="goog_rdk_282"/>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def summarize_text(text: str) -&gt; str:</w:t>
                    </w:r>
                  </w:ins>
                </w:sdtContent>
              </w:sdt>
              <w:ins w:author="Abinaya Saravanan" w:id="34" w:date="2026-09-23T05:11:26Z"/>
            </w:sdtContent>
          </w:sdt>
        </w:p>
      </w:sdtContent>
    </w:sdt>
    <w:sdt>
      <w:sdtPr>
        <w:id w:val="-2020678489"/>
        <w:tag w:val="goog_rdk_286"/>
      </w:sdtPr>
      <w:sdtContent>
        <w:p w:rsidR="00000000" w:rsidDel="00000000" w:rsidP="00000000" w:rsidRDefault="00000000" w:rsidRPr="00000000" w14:paraId="0000005D">
          <w:pPr>
            <w:numPr>
              <w:ilvl w:val="1"/>
              <w:numId w:val="6"/>
            </w:numPr>
            <w:ind w:left="502" w:hanging="360"/>
            <w:rPr>
              <w:ins w:author="Abinaya Saravanan" w:id="34" w:date="2026-09-23T05:11:26Z"/>
            </w:rPr>
          </w:pPr>
          <w:sdt>
            <w:sdtPr>
              <w:id w:val="-2127268013"/>
              <w:tag w:val="goog_rdk_284"/>
            </w:sdtPr>
            <w:sdtContent>
              <w:ins w:author="Abinaya Saravanan" w:id="34" w:date="2026-09-23T05:11:26Z"/>
              <w:sdt>
                <w:sdtPr>
                  <w:id w:val="-1832439527"/>
                  <w:tag w:val="goog_rdk_285"/>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try:</w:t>
                    </w:r>
                  </w:ins>
                </w:sdtContent>
              </w:sdt>
              <w:ins w:author="Abinaya Saravanan" w:id="34" w:date="2026-09-23T05:11:26Z"/>
            </w:sdtContent>
          </w:sdt>
        </w:p>
      </w:sdtContent>
    </w:sdt>
    <w:sdt>
      <w:sdtPr>
        <w:id w:val="-1428519396"/>
        <w:tag w:val="goog_rdk_289"/>
      </w:sdtPr>
      <w:sdtContent>
        <w:p w:rsidR="00000000" w:rsidDel="00000000" w:rsidP="00000000" w:rsidRDefault="00000000" w:rsidRPr="00000000" w14:paraId="0000005E">
          <w:pPr>
            <w:numPr>
              <w:ilvl w:val="1"/>
              <w:numId w:val="6"/>
            </w:numPr>
            <w:ind w:left="502" w:hanging="360"/>
            <w:rPr>
              <w:ins w:author="Abinaya Saravanan" w:id="34" w:date="2026-09-23T05:11:26Z"/>
            </w:rPr>
          </w:pPr>
          <w:sdt>
            <w:sdtPr>
              <w:id w:val="32881496"/>
              <w:tag w:val="goog_rdk_287"/>
            </w:sdtPr>
            <w:sdtContent>
              <w:ins w:author="Abinaya Saravanan" w:id="34" w:date="2026-09-23T05:11:26Z"/>
              <w:sdt>
                <w:sdtPr>
                  <w:id w:val="1767542042"/>
                  <w:tag w:val="goog_rdk_288"/>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34" w:date="2026-09-23T05:11:26Z"/>
            </w:sdtContent>
          </w:sdt>
        </w:p>
      </w:sdtContent>
    </w:sdt>
    <w:sdt>
      <w:sdtPr>
        <w:id w:val="-1725790690"/>
        <w:tag w:val="goog_rdk_292"/>
      </w:sdtPr>
      <w:sdtContent>
        <w:p w:rsidR="00000000" w:rsidDel="00000000" w:rsidP="00000000" w:rsidRDefault="00000000" w:rsidRPr="00000000" w14:paraId="0000005F">
          <w:pPr>
            <w:numPr>
              <w:ilvl w:val="1"/>
              <w:numId w:val="6"/>
            </w:numPr>
            <w:ind w:left="502" w:hanging="360"/>
            <w:rPr>
              <w:ins w:author="Abinaya Saravanan" w:id="34" w:date="2026-09-23T05:11:26Z"/>
            </w:rPr>
          </w:pPr>
          <w:sdt>
            <w:sdtPr>
              <w:id w:val="-1696824879"/>
              <w:tag w:val="goog_rdk_290"/>
            </w:sdtPr>
            <w:sdtContent>
              <w:ins w:author="Abinaya Saravanan" w:id="34" w:date="2026-09-23T05:11:26Z"/>
              <w:sdt>
                <w:sdtPr>
                  <w:id w:val="-352240383"/>
                  <w:tag w:val="goog_rdk_291"/>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34" w:date="2026-09-23T05:11:26Z"/>
            </w:sdtContent>
          </w:sdt>
        </w:p>
      </w:sdtContent>
    </w:sdt>
    <w:sdt>
      <w:sdtPr>
        <w:id w:val="1045730177"/>
        <w:tag w:val="goog_rdk_295"/>
      </w:sdtPr>
      <w:sdtContent>
        <w:p w:rsidR="00000000" w:rsidDel="00000000" w:rsidP="00000000" w:rsidRDefault="00000000" w:rsidRPr="00000000" w14:paraId="00000060">
          <w:pPr>
            <w:numPr>
              <w:ilvl w:val="1"/>
              <w:numId w:val="6"/>
            </w:numPr>
            <w:ind w:left="502" w:hanging="360"/>
            <w:rPr>
              <w:ins w:author="Abinaya Saravanan" w:id="34" w:date="2026-09-23T05:11:26Z"/>
            </w:rPr>
          </w:pPr>
          <w:sdt>
            <w:sdtPr>
              <w:id w:val="-1009899796"/>
              <w:tag w:val="goog_rdk_293"/>
            </w:sdtPr>
            <w:sdtContent>
              <w:ins w:author="Abinaya Saravanan" w:id="34" w:date="2026-09-23T05:11:26Z"/>
              <w:sdt>
                <w:sdtPr>
                  <w:id w:val="-2122396465"/>
                  <w:tag w:val="goog_rdk_294"/>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response = model.generate_content(prompt)</w:t>
                    </w:r>
                  </w:ins>
                </w:sdtContent>
              </w:sdt>
              <w:ins w:author="Abinaya Saravanan" w:id="34" w:date="2026-09-23T05:11:26Z"/>
            </w:sdtContent>
          </w:sdt>
        </w:p>
      </w:sdtContent>
    </w:sdt>
    <w:sdt>
      <w:sdtPr>
        <w:id w:val="-1282989722"/>
        <w:tag w:val="goog_rdk_298"/>
      </w:sdtPr>
      <w:sdtContent>
        <w:p w:rsidR="00000000" w:rsidDel="00000000" w:rsidP="00000000" w:rsidRDefault="00000000" w:rsidRPr="00000000" w14:paraId="00000061">
          <w:pPr>
            <w:numPr>
              <w:ilvl w:val="1"/>
              <w:numId w:val="6"/>
            </w:numPr>
            <w:ind w:left="502" w:hanging="360"/>
            <w:rPr>
              <w:ins w:author="Abinaya Saravanan" w:id="34" w:date="2026-09-23T05:11:26Z"/>
            </w:rPr>
          </w:pPr>
          <w:sdt>
            <w:sdtPr>
              <w:id w:val="-128258538"/>
              <w:tag w:val="goog_rdk_296"/>
            </w:sdtPr>
            <w:sdtContent>
              <w:ins w:author="Abinaya Saravanan" w:id="34" w:date="2026-09-23T05:11:26Z"/>
              <w:sdt>
                <w:sdtPr>
                  <w:id w:val="205911420"/>
                  <w:tag w:val="goog_rdk_297"/>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return response.text.strip()</w:t>
                    </w:r>
                  </w:ins>
                </w:sdtContent>
              </w:sdt>
              <w:ins w:author="Abinaya Saravanan" w:id="34" w:date="2026-09-23T05:11:26Z"/>
            </w:sdtContent>
          </w:sdt>
        </w:p>
      </w:sdtContent>
    </w:sdt>
    <w:sdt>
      <w:sdtPr>
        <w:id w:val="336228758"/>
        <w:tag w:val="goog_rdk_301"/>
      </w:sdtPr>
      <w:sdtContent>
        <w:p w:rsidR="00000000" w:rsidDel="00000000" w:rsidP="00000000" w:rsidRDefault="00000000" w:rsidRPr="00000000" w14:paraId="00000062">
          <w:pPr>
            <w:numPr>
              <w:ilvl w:val="1"/>
              <w:numId w:val="6"/>
            </w:numPr>
            <w:ind w:left="502" w:hanging="360"/>
            <w:rPr>
              <w:ins w:author="Abinaya Saravanan" w:id="34" w:date="2026-09-23T05:11:26Z"/>
            </w:rPr>
          </w:pPr>
          <w:sdt>
            <w:sdtPr>
              <w:id w:val="-588053707"/>
              <w:tag w:val="goog_rdk_299"/>
            </w:sdtPr>
            <w:sdtContent>
              <w:ins w:author="Abinaya Saravanan" w:id="34" w:date="2026-09-23T05:11:26Z"/>
              <w:sdt>
                <w:sdtPr>
                  <w:id w:val="-1524236595"/>
                  <w:tag w:val="goog_rdk_300"/>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except Exception as e:</w:t>
                    </w:r>
                  </w:ins>
                </w:sdtContent>
              </w:sdt>
              <w:ins w:author="Abinaya Saravanan" w:id="34" w:date="2026-09-23T05:11:26Z"/>
            </w:sdtContent>
          </w:sdt>
        </w:p>
      </w:sdtContent>
    </w:sdt>
    <w:sdt>
      <w:sdtPr>
        <w:id w:val="-1902088683"/>
        <w:tag w:val="goog_rdk_304"/>
      </w:sdtPr>
      <w:sdtContent>
        <w:p w:rsidR="00000000" w:rsidDel="00000000" w:rsidP="00000000" w:rsidRDefault="00000000" w:rsidRPr="00000000" w14:paraId="00000063">
          <w:pPr>
            <w:numPr>
              <w:ilvl w:val="1"/>
              <w:numId w:val="6"/>
            </w:numPr>
            <w:ind w:left="502" w:hanging="360"/>
            <w:rPr>
              <w:ins w:author="Abinaya Saravanan" w:id="34" w:date="2026-09-23T05:11:26Z"/>
            </w:rPr>
          </w:pPr>
          <w:sdt>
            <w:sdtPr>
              <w:id w:val="1028441809"/>
              <w:tag w:val="goog_rdk_302"/>
            </w:sdtPr>
            <w:sdtContent>
              <w:ins w:author="Abinaya Saravanan" w:id="34" w:date="2026-09-23T05:11:26Z"/>
              <w:sdt>
                <w:sdtPr>
                  <w:id w:val="1733423797"/>
                  <w:tag w:val="goog_rdk_303"/>
                </w:sdtPr>
                <w:sdtContent>
                  <w:ins w:author="Abinaya Saravanan" w:id="34" w:date="2026-09-23T05:11:26Z">
                    <w:r w:rsidDel="00000000" w:rsidR="00000000" w:rsidRPr="00000000">
                      <w:rPr>
                        <w:rtl w:val="0"/>
                        <w:rPrChange w:author="Abinaya Saravanan" w:id="35" w:date="2026-09-23T05:11:26Z">
                          <w:rPr>
                            <w:rFonts w:ascii="Cambria" w:cs="Cambria" w:eastAsia="Cambria" w:hAnsi="Cambria"/>
                            <w:b w:val="0"/>
                            <w:bCs w:val="0"/>
                            <w:color w:val="000000"/>
                            <w:sz w:val="22"/>
                            <w:szCs w:val="22"/>
                          </w:rPr>
                        </w:rPrChange>
                      </w:rPr>
                      <w:t xml:space="preserve">        return f"Error in Summary: {e}"</w:t>
                    </w:r>
                  </w:ins>
                </w:sdtContent>
              </w:sdt>
              <w:ins w:author="Abinaya Saravanan" w:id="34" w:date="2026-09-23T05:11:26Z"/>
            </w:sdtContent>
          </w:sdt>
        </w:p>
      </w:sdtContent>
    </w:sdt>
    <w:sdt>
      <w:sdtPr>
        <w:id w:val="1129115945"/>
        <w:tag w:val="goog_rdk_308"/>
      </w:sdtPr>
      <w:sdtContent>
        <w:p w:rsidR="00000000" w:rsidDel="00000000" w:rsidP="00000000" w:rsidRDefault="00000000" w:rsidRPr="00000000" w14:paraId="00000064">
          <w:pPr>
            <w:numPr>
              <w:ilvl w:val="1"/>
              <w:numId w:val="6"/>
            </w:numPr>
            <w:ind w:left="502" w:hanging="360"/>
            <w:rPr>
              <w:ins w:author="Rossi Rossi" w:id="28" w:date="2026-09-22T06:56:59Z"/>
            </w:rPr>
            <w:pPrChange w:author="Abinaya Saravanan" w:id="0" w:date="2026-09-23T05:11:26Z">
              <w:pPr>
                <w:numPr>
                  <w:ilvl w:val="1"/>
                  <w:numId w:val="6"/>
                </w:numPr>
                <w:ind w:left="502" w:hanging="360"/>
              </w:pPr>
            </w:pPrChange>
          </w:pPr>
          <w:sdt>
            <w:sdtPr>
              <w:id w:val="1546362506"/>
              <w:tag w:val="goog_rdk_306"/>
            </w:sdtPr>
            <w:sdtContent>
              <w:ins w:author="Rossi Rossi" w:id="28" w:date="2026-09-22T06:56:59Z"/>
              <w:sdt>
                <w:sdtPr>
                  <w:id w:val="-614434535"/>
                  <w:tag w:val="goog_rdk_30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65267139"/>
        <w:tag w:val="goog_rdk_311"/>
      </w:sdtPr>
      <w:sdtContent>
        <w:p w:rsidR="00000000" w:rsidDel="00000000" w:rsidP="00000000" w:rsidRDefault="00000000" w:rsidRPr="00000000" w14:paraId="00000065">
          <w:pPr>
            <w:numPr>
              <w:ilvl w:val="1"/>
              <w:numId w:val="6"/>
            </w:numPr>
            <w:ind w:left="502" w:hanging="360"/>
            <w:rPr>
              <w:ins w:author="Rossi Rossi" w:id="28" w:date="2026-09-22T06:56:59Z"/>
            </w:rPr>
          </w:pPr>
          <w:sdt>
            <w:sdtPr>
              <w:id w:val="-193173530"/>
              <w:tag w:val="goog_rdk_309"/>
            </w:sdtPr>
            <w:sdtContent>
              <w:ins w:author="Rossi Rossi" w:id="28" w:date="2026-09-22T06:56:59Z"/>
              <w:sdt>
                <w:sdtPr>
                  <w:id w:val="-19223417"/>
                  <w:tag w:val="goog_rdk_31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JavaScript</w:t>
                    </w:r>
                  </w:ins>
                </w:sdtContent>
              </w:sdt>
              <w:ins w:author="Rossi Rossi" w:id="28" w:date="2026-09-22T06:56:59Z"/>
            </w:sdtContent>
          </w:sdt>
        </w:p>
      </w:sdtContent>
    </w:sdt>
    <w:sdt>
      <w:sdtPr>
        <w:id w:val="102562615"/>
        <w:tag w:val="goog_rdk_314"/>
      </w:sdtPr>
      <w:sdtContent>
        <w:p w:rsidR="00000000" w:rsidDel="00000000" w:rsidP="00000000" w:rsidRDefault="00000000" w:rsidRPr="00000000" w14:paraId="00000066">
          <w:pPr>
            <w:numPr>
              <w:ilvl w:val="1"/>
              <w:numId w:val="6"/>
            </w:numPr>
            <w:ind w:left="502" w:hanging="360"/>
            <w:rPr>
              <w:ins w:author="Rossi Rossi" w:id="28" w:date="2026-09-22T06:56:59Z"/>
            </w:rPr>
          </w:pPr>
          <w:sdt>
            <w:sdtPr>
              <w:id w:val="-536482871"/>
              <w:tag w:val="goog_rdk_312"/>
            </w:sdtPr>
            <w:sdtContent>
              <w:ins w:author="Rossi Rossi" w:id="28" w:date="2026-09-22T06:56:59Z"/>
              <w:sdt>
                <w:sdtPr>
                  <w:id w:val="1339337293"/>
                  <w:tag w:val="goog_rdk_31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49019027"/>
        <w:tag w:val="goog_rdk_317"/>
      </w:sdtPr>
      <w:sdtContent>
        <w:p w:rsidR="00000000" w:rsidDel="00000000" w:rsidP="00000000" w:rsidRDefault="00000000" w:rsidRPr="00000000" w14:paraId="00000067">
          <w:pPr>
            <w:numPr>
              <w:ilvl w:val="1"/>
              <w:numId w:val="6"/>
            </w:numPr>
            <w:ind w:left="502" w:hanging="360"/>
            <w:rPr>
              <w:ins w:author="Rossi Rossi" w:id="28" w:date="2026-09-22T06:56:59Z"/>
            </w:rPr>
          </w:pPr>
          <w:sdt>
            <w:sdtPr>
              <w:id w:val="-1466665874"/>
              <w:tag w:val="goog_rdk_315"/>
            </w:sdtPr>
            <w:sdtContent>
              <w:ins w:author="Rossi Rossi" w:id="28" w:date="2026-09-22T06:56:59Z"/>
              <w:sdt>
                <w:sdtPr>
                  <w:id w:val="-1997284171"/>
                  <w:tag w:val="goog_rdk_31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28" w:date="2026-09-22T06:56:59Z"/>
            </w:sdtContent>
          </w:sdt>
        </w:p>
      </w:sdtContent>
    </w:sdt>
    <w:sdt>
      <w:sdtPr>
        <w:id w:val="732031992"/>
        <w:tag w:val="goog_rdk_320"/>
      </w:sdtPr>
      <w:sdtContent>
        <w:p w:rsidR="00000000" w:rsidDel="00000000" w:rsidP="00000000" w:rsidRDefault="00000000" w:rsidRPr="00000000" w14:paraId="00000068">
          <w:pPr>
            <w:numPr>
              <w:ilvl w:val="1"/>
              <w:numId w:val="6"/>
            </w:numPr>
            <w:ind w:left="502" w:hanging="360"/>
            <w:rPr>
              <w:ins w:author="Rossi Rossi" w:id="28" w:date="2026-09-22T06:56:59Z"/>
            </w:rPr>
          </w:pPr>
          <w:sdt>
            <w:sdtPr>
              <w:id w:val="821901488"/>
              <w:tag w:val="goog_rdk_318"/>
            </w:sdtPr>
            <w:sdtContent>
              <w:ins w:author="Rossi Rossi" w:id="28" w:date="2026-09-22T06:56:59Z"/>
              <w:sdt>
                <w:sdtPr>
                  <w:id w:val="643131741"/>
                  <w:tag w:val="goog_rdk_31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24979626"/>
        <w:tag w:val="goog_rdk_323"/>
      </w:sdtPr>
      <w:sdtContent>
        <w:p w:rsidR="00000000" w:rsidDel="00000000" w:rsidP="00000000" w:rsidRDefault="00000000" w:rsidRPr="00000000" w14:paraId="00000069">
          <w:pPr>
            <w:numPr>
              <w:ilvl w:val="1"/>
              <w:numId w:val="6"/>
            </w:numPr>
            <w:ind w:left="502" w:hanging="360"/>
            <w:rPr>
              <w:ins w:author="Rossi Rossi" w:id="28" w:date="2026-09-22T06:56:59Z"/>
            </w:rPr>
          </w:pPr>
          <w:sdt>
            <w:sdtPr>
              <w:id w:val="464679306"/>
              <w:tag w:val="goog_rdk_321"/>
            </w:sdtPr>
            <w:sdtContent>
              <w:ins w:author="Rossi Rossi" w:id="28" w:date="2026-09-22T06:56:59Z"/>
              <w:sdt>
                <w:sdtPr>
                  <w:id w:val="822265880"/>
                  <w:tag w:val="goog_rdk_32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28" w:date="2026-09-22T06:56:59Z"/>
            </w:sdtContent>
          </w:sdt>
        </w:p>
      </w:sdtContent>
    </w:sdt>
    <w:sdt>
      <w:sdtPr>
        <w:id w:val="-994765842"/>
        <w:tag w:val="goog_rdk_326"/>
      </w:sdtPr>
      <w:sdtContent>
        <w:p w:rsidR="00000000" w:rsidDel="00000000" w:rsidP="00000000" w:rsidRDefault="00000000" w:rsidRPr="00000000" w14:paraId="0000006A">
          <w:pPr>
            <w:numPr>
              <w:ilvl w:val="1"/>
              <w:numId w:val="6"/>
            </w:numPr>
            <w:ind w:left="502" w:hanging="360"/>
            <w:rPr>
              <w:ins w:author="Rossi Rossi" w:id="28" w:date="2026-09-22T06:56:59Z"/>
            </w:rPr>
          </w:pPr>
          <w:sdt>
            <w:sdtPr>
              <w:id w:val="668416735"/>
              <w:tag w:val="goog_rdk_324"/>
            </w:sdtPr>
            <w:sdtContent>
              <w:ins w:author="Rossi Rossi" w:id="28" w:date="2026-09-22T06:56:59Z"/>
              <w:sdt>
                <w:sdtPr>
                  <w:id w:val="586328301"/>
                  <w:tag w:val="goog_rdk_32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82236633"/>
        <w:tag w:val="goog_rdk_329"/>
      </w:sdtPr>
      <w:sdtContent>
        <w:p w:rsidR="00000000" w:rsidDel="00000000" w:rsidP="00000000" w:rsidRDefault="00000000" w:rsidRPr="00000000" w14:paraId="0000006B">
          <w:pPr>
            <w:numPr>
              <w:ilvl w:val="1"/>
              <w:numId w:val="6"/>
            </w:numPr>
            <w:ind w:left="502" w:hanging="360"/>
            <w:rPr>
              <w:ins w:author="Rossi Rossi" w:id="28" w:date="2026-09-22T06:56:59Z"/>
            </w:rPr>
          </w:pPr>
          <w:sdt>
            <w:sdtPr>
              <w:id w:val="-956480147"/>
              <w:tag w:val="goog_rdk_327"/>
            </w:sdtPr>
            <w:sdtContent>
              <w:ins w:author="Rossi Rossi" w:id="28" w:date="2026-09-22T06:56:59Z"/>
              <w:sdt>
                <w:sdtPr>
                  <w:id w:val="-1429198324"/>
                  <w:tag w:val="goog_rdk_32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async function main() {</w:t>
                    </w:r>
                  </w:ins>
                </w:sdtContent>
              </w:sdt>
              <w:ins w:author="Rossi Rossi" w:id="28" w:date="2026-09-22T06:56:59Z"/>
            </w:sdtContent>
          </w:sdt>
        </w:p>
      </w:sdtContent>
    </w:sdt>
    <w:sdt>
      <w:sdtPr>
        <w:id w:val="600366312"/>
        <w:tag w:val="goog_rdk_332"/>
      </w:sdtPr>
      <w:sdtContent>
        <w:p w:rsidR="00000000" w:rsidDel="00000000" w:rsidP="00000000" w:rsidRDefault="00000000" w:rsidRPr="00000000" w14:paraId="0000006C">
          <w:pPr>
            <w:numPr>
              <w:ilvl w:val="1"/>
              <w:numId w:val="6"/>
            </w:numPr>
            <w:ind w:left="502" w:hanging="360"/>
            <w:rPr>
              <w:ins w:author="Rossi Rossi" w:id="28" w:date="2026-09-22T06:56:59Z"/>
            </w:rPr>
          </w:pPr>
          <w:sdt>
            <w:sdtPr>
              <w:id w:val="-1997120790"/>
              <w:tag w:val="goog_rdk_330"/>
            </w:sdtPr>
            <w:sdtContent>
              <w:ins w:author="Rossi Rossi" w:id="28" w:date="2026-09-22T06:56:59Z"/>
              <w:sdt>
                <w:sdtPr>
                  <w:id w:val="67264659"/>
                  <w:tag w:val="goog_rdk_3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28" w:date="2026-09-22T06:56:59Z"/>
            </w:sdtContent>
          </w:sdt>
        </w:p>
      </w:sdtContent>
    </w:sdt>
    <w:sdt>
      <w:sdtPr>
        <w:id w:val="-575119996"/>
        <w:tag w:val="goog_rdk_335"/>
      </w:sdtPr>
      <w:sdtContent>
        <w:p w:rsidR="00000000" w:rsidDel="00000000" w:rsidP="00000000" w:rsidRDefault="00000000" w:rsidRPr="00000000" w14:paraId="0000006D">
          <w:pPr>
            <w:numPr>
              <w:ilvl w:val="1"/>
              <w:numId w:val="6"/>
            </w:numPr>
            <w:ind w:left="502" w:hanging="360"/>
            <w:rPr>
              <w:ins w:author="Rossi Rossi" w:id="28" w:date="2026-09-22T06:56:59Z"/>
            </w:rPr>
          </w:pPr>
          <w:sdt>
            <w:sdtPr>
              <w:id w:val="2120462325"/>
              <w:tag w:val="goog_rdk_333"/>
            </w:sdtPr>
            <w:sdtContent>
              <w:ins w:author="Rossi Rossi" w:id="28" w:date="2026-09-22T06:56:59Z"/>
              <w:sdt>
                <w:sdtPr>
                  <w:id w:val="-324129885"/>
                  <w:tag w:val="goog_rdk_3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429811296"/>
        <w:tag w:val="goog_rdk_338"/>
      </w:sdtPr>
      <w:sdtContent>
        <w:p w:rsidR="00000000" w:rsidDel="00000000" w:rsidP="00000000" w:rsidRDefault="00000000" w:rsidRPr="00000000" w14:paraId="0000006E">
          <w:pPr>
            <w:numPr>
              <w:ilvl w:val="1"/>
              <w:numId w:val="6"/>
            </w:numPr>
            <w:ind w:left="502" w:hanging="360"/>
            <w:rPr>
              <w:ins w:author="Rossi Rossi" w:id="28" w:date="2026-09-22T06:56:59Z"/>
            </w:rPr>
          </w:pPr>
          <w:sdt>
            <w:sdtPr>
              <w:id w:val="1575814568"/>
              <w:tag w:val="goog_rdk_336"/>
            </w:sdtPr>
            <w:sdtContent>
              <w:ins w:author="Rossi Rossi" w:id="28" w:date="2026-09-22T06:56:59Z"/>
              <w:sdt>
                <w:sdtPr>
                  <w:id w:val="11296233"/>
                  <w:tag w:val="goog_rdk_33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2031697496"/>
        <w:tag w:val="goog_rdk_341"/>
      </w:sdtPr>
      <w:sdtContent>
        <w:p w:rsidR="00000000" w:rsidDel="00000000" w:rsidP="00000000" w:rsidRDefault="00000000" w:rsidRPr="00000000" w14:paraId="0000006F">
          <w:pPr>
            <w:numPr>
              <w:ilvl w:val="1"/>
              <w:numId w:val="6"/>
            </w:numPr>
            <w:ind w:left="502" w:hanging="360"/>
            <w:rPr>
              <w:ins w:author="Rossi Rossi" w:id="28" w:date="2026-09-22T06:56:59Z"/>
            </w:rPr>
          </w:pPr>
          <w:sdt>
            <w:sdtPr>
              <w:id w:val="189373716"/>
              <w:tag w:val="goog_rdk_339"/>
            </w:sdtPr>
            <w:sdtContent>
              <w:ins w:author="Rossi Rossi" w:id="28" w:date="2026-09-22T06:56:59Z"/>
              <w:sdt>
                <w:sdtPr>
                  <w:id w:val="1705914879"/>
                  <w:tag w:val="goog_rdk_34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906157837"/>
        <w:tag w:val="goog_rdk_344"/>
      </w:sdtPr>
      <w:sdtContent>
        <w:p w:rsidR="00000000" w:rsidDel="00000000" w:rsidP="00000000" w:rsidRDefault="00000000" w:rsidRPr="00000000" w14:paraId="00000070">
          <w:pPr>
            <w:numPr>
              <w:ilvl w:val="1"/>
              <w:numId w:val="6"/>
            </w:numPr>
            <w:ind w:left="502" w:hanging="360"/>
            <w:rPr>
              <w:ins w:author="Rossi Rossi" w:id="28" w:date="2026-09-22T06:56:59Z"/>
            </w:rPr>
          </w:pPr>
          <w:sdt>
            <w:sdtPr>
              <w:id w:val="444922244"/>
              <w:tag w:val="goog_rdk_342"/>
            </w:sdtPr>
            <w:sdtContent>
              <w:ins w:author="Rossi Rossi" w:id="28" w:date="2026-09-22T06:56:59Z"/>
              <w:sdt>
                <w:sdtPr>
                  <w:id w:val="1107956422"/>
                  <w:tag w:val="goog_rdk_34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28" w:date="2026-09-22T06:56:59Z"/>
            </w:sdtContent>
          </w:sdt>
        </w:p>
      </w:sdtContent>
    </w:sdt>
    <w:sdt>
      <w:sdtPr>
        <w:id w:val="-597611944"/>
        <w:tag w:val="goog_rdk_347"/>
      </w:sdtPr>
      <w:sdtContent>
        <w:p w:rsidR="00000000" w:rsidDel="00000000" w:rsidP="00000000" w:rsidRDefault="00000000" w:rsidRPr="00000000" w14:paraId="00000071">
          <w:pPr>
            <w:numPr>
              <w:ilvl w:val="1"/>
              <w:numId w:val="6"/>
            </w:numPr>
            <w:ind w:left="502" w:hanging="360"/>
            <w:rPr>
              <w:ins w:author="Rossi Rossi" w:id="28" w:date="2026-09-22T06:56:59Z"/>
            </w:rPr>
          </w:pPr>
          <w:sdt>
            <w:sdtPr>
              <w:id w:val="220820435"/>
              <w:tag w:val="goog_rdk_345"/>
            </w:sdtPr>
            <w:sdtContent>
              <w:ins w:author="Rossi Rossi" w:id="28" w:date="2026-09-22T06:56:59Z"/>
              <w:sdt>
                <w:sdtPr>
                  <w:id w:val="1827319983"/>
                  <w:tag w:val="goog_rdk_34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2060884365"/>
        <w:tag w:val="goog_rdk_351"/>
      </w:sdtPr>
      <w:sdtContent>
        <w:p w:rsidR="00000000" w:rsidDel="00000000" w:rsidP="00000000" w:rsidRDefault="00000000" w:rsidRPr="00000000" w14:paraId="00000072">
          <w:pPr>
            <w:numPr>
              <w:ilvl w:val="1"/>
              <w:numId w:val="6"/>
            </w:numPr>
            <w:ind w:left="502" w:hanging="360"/>
            <w:rPr>
              <w:ins w:author="Abinaya Saravanan" w:id="36" w:date="2026-09-23T05:12:03Z"/>
            </w:rPr>
          </w:pPr>
          <w:sdt>
            <w:sdtPr>
              <w:id w:val="601515960"/>
              <w:tag w:val="goog_rdk_349"/>
            </w:sdtPr>
            <w:sdtContent>
              <w:ins w:author="Abinaya Saravanan" w:id="36" w:date="2026-09-23T05:12:03Z"/>
              <w:sdt>
                <w:sdtPr>
                  <w:id w:val="301383534"/>
                  <w:tag w:val="goog_rdk_350"/>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async function main() {</w:t>
                    </w:r>
                  </w:ins>
                </w:sdtContent>
              </w:sdt>
              <w:ins w:author="Abinaya Saravanan" w:id="36" w:date="2026-09-23T05:12:03Z"/>
            </w:sdtContent>
          </w:sdt>
        </w:p>
      </w:sdtContent>
    </w:sdt>
    <w:sdt>
      <w:sdtPr>
        <w:id w:val="53230856"/>
        <w:tag w:val="goog_rdk_354"/>
      </w:sdtPr>
      <w:sdtContent>
        <w:p w:rsidR="00000000" w:rsidDel="00000000" w:rsidP="00000000" w:rsidRDefault="00000000" w:rsidRPr="00000000" w14:paraId="00000073">
          <w:pPr>
            <w:numPr>
              <w:ilvl w:val="1"/>
              <w:numId w:val="6"/>
            </w:numPr>
            <w:ind w:left="502" w:hanging="360"/>
            <w:rPr>
              <w:ins w:author="Abinaya Saravanan" w:id="36" w:date="2026-09-23T05:12:03Z"/>
            </w:rPr>
          </w:pPr>
          <w:sdt>
            <w:sdtPr>
              <w:id w:val="1457846191"/>
              <w:tag w:val="goog_rdk_352"/>
            </w:sdtPr>
            <w:sdtContent>
              <w:ins w:author="Abinaya Saravanan" w:id="36" w:date="2026-09-23T05:12:03Z"/>
              <w:sdt>
                <w:sdtPr>
                  <w:id w:val="1291050543"/>
                  <w:tag w:val="goog_rdk_353"/>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  const interaction = await ai.interactions.create({</w:t>
                    </w:r>
                  </w:ins>
                </w:sdtContent>
              </w:sdt>
              <w:ins w:author="Abinaya Saravanan" w:id="36" w:date="2026-09-23T05:12:03Z"/>
            </w:sdtContent>
          </w:sdt>
        </w:p>
      </w:sdtContent>
    </w:sdt>
    <w:sdt>
      <w:sdtPr>
        <w:id w:val="-1314602422"/>
        <w:tag w:val="goog_rdk_357"/>
      </w:sdtPr>
      <w:sdtContent>
        <w:p w:rsidR="00000000" w:rsidDel="00000000" w:rsidP="00000000" w:rsidRDefault="00000000" w:rsidRPr="00000000" w14:paraId="00000074">
          <w:pPr>
            <w:numPr>
              <w:ilvl w:val="1"/>
              <w:numId w:val="6"/>
            </w:numPr>
            <w:ind w:left="502" w:hanging="360"/>
            <w:rPr>
              <w:ins w:author="Abinaya Saravanan" w:id="36" w:date="2026-09-23T05:12:03Z"/>
            </w:rPr>
          </w:pPr>
          <w:sdt>
            <w:sdtPr>
              <w:id w:val="1237944529"/>
              <w:tag w:val="goog_rdk_355"/>
            </w:sdtPr>
            <w:sdtContent>
              <w:ins w:author="Abinaya Saravanan" w:id="36" w:date="2026-09-23T05:12:03Z"/>
              <w:sdt>
                <w:sdtPr>
                  <w:id w:val="61658126"/>
                  <w:tag w:val="goog_rdk_356"/>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    model: "gemini-1.5-flash",</w:t>
                    </w:r>
                  </w:ins>
                </w:sdtContent>
              </w:sdt>
              <w:ins w:author="Abinaya Saravanan" w:id="36" w:date="2026-09-23T05:12:03Z"/>
            </w:sdtContent>
          </w:sdt>
        </w:p>
      </w:sdtContent>
    </w:sdt>
    <w:sdt>
      <w:sdtPr>
        <w:id w:val="-1149404303"/>
        <w:tag w:val="goog_rdk_360"/>
      </w:sdtPr>
      <w:sdtContent>
        <w:p w:rsidR="00000000" w:rsidDel="00000000" w:rsidP="00000000" w:rsidRDefault="00000000" w:rsidRPr="00000000" w14:paraId="00000075">
          <w:pPr>
            <w:numPr>
              <w:ilvl w:val="1"/>
              <w:numId w:val="6"/>
            </w:numPr>
            <w:ind w:left="502" w:hanging="360"/>
            <w:rPr>
              <w:ins w:author="Abinaya Saravanan" w:id="36" w:date="2026-09-23T05:12:03Z"/>
            </w:rPr>
          </w:pPr>
          <w:sdt>
            <w:sdtPr>
              <w:id w:val="-571014066"/>
              <w:tag w:val="goog_rdk_358"/>
            </w:sdtPr>
            <w:sdtContent>
              <w:ins w:author="Abinaya Saravanan" w:id="36" w:date="2026-09-23T05:12:03Z"/>
              <w:sdt>
                <w:sdtPr>
                  <w:id w:val="873505061"/>
                  <w:tag w:val="goog_rdk_359"/>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    input: "Explain how AI works in a few words",</w:t>
                    </w:r>
                  </w:ins>
                </w:sdtContent>
              </w:sdt>
              <w:ins w:author="Abinaya Saravanan" w:id="36" w:date="2026-09-23T05:12:03Z"/>
            </w:sdtContent>
          </w:sdt>
        </w:p>
      </w:sdtContent>
    </w:sdt>
    <w:sdt>
      <w:sdtPr>
        <w:id w:val="514408607"/>
        <w:tag w:val="goog_rdk_363"/>
      </w:sdtPr>
      <w:sdtContent>
        <w:p w:rsidR="00000000" w:rsidDel="00000000" w:rsidP="00000000" w:rsidRDefault="00000000" w:rsidRPr="00000000" w14:paraId="00000076">
          <w:pPr>
            <w:numPr>
              <w:ilvl w:val="1"/>
              <w:numId w:val="6"/>
            </w:numPr>
            <w:ind w:left="502" w:hanging="360"/>
            <w:rPr>
              <w:ins w:author="Abinaya Saravanan" w:id="36" w:date="2026-09-23T05:12:03Z"/>
            </w:rPr>
          </w:pPr>
          <w:sdt>
            <w:sdtPr>
              <w:id w:val="-699615016"/>
              <w:tag w:val="goog_rdk_361"/>
            </w:sdtPr>
            <w:sdtContent>
              <w:ins w:author="Abinaya Saravanan" w:id="36" w:date="2026-09-23T05:12:03Z"/>
              <w:sdt>
                <w:sdtPr>
                  <w:id w:val="648512558"/>
                  <w:tag w:val="goog_rdk_362"/>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  });</w:t>
                    </w:r>
                  </w:ins>
                </w:sdtContent>
              </w:sdt>
              <w:ins w:author="Abinaya Saravanan" w:id="36" w:date="2026-09-23T05:12:03Z"/>
            </w:sdtContent>
          </w:sdt>
        </w:p>
      </w:sdtContent>
    </w:sdt>
    <w:sdt>
      <w:sdtPr>
        <w:id w:val="506364252"/>
        <w:tag w:val="goog_rdk_366"/>
      </w:sdtPr>
      <w:sdtContent>
        <w:p w:rsidR="00000000" w:rsidDel="00000000" w:rsidP="00000000" w:rsidRDefault="00000000" w:rsidRPr="00000000" w14:paraId="00000077">
          <w:pPr>
            <w:numPr>
              <w:ilvl w:val="1"/>
              <w:numId w:val="6"/>
            </w:numPr>
            <w:ind w:left="502" w:hanging="360"/>
            <w:rPr>
              <w:ins w:author="Abinaya Saravanan" w:id="36" w:date="2026-09-23T05:12:03Z"/>
            </w:rPr>
          </w:pPr>
          <w:sdt>
            <w:sdtPr>
              <w:id w:val="-891727339"/>
              <w:tag w:val="goog_rdk_364"/>
            </w:sdtPr>
            <w:sdtContent>
              <w:ins w:author="Abinaya Saravanan" w:id="36" w:date="2026-09-23T05:12:03Z"/>
              <w:sdt>
                <w:sdtPr>
                  <w:id w:val="1300699178"/>
                  <w:tag w:val="goog_rdk_365"/>
                </w:sdtPr>
                <w:sdtContent>
                  <w:ins w:author="Abinaya Saravanan" w:id="36" w:date="2026-09-23T05:12:03Z">
                    <w:r w:rsidDel="00000000" w:rsidR="00000000" w:rsidRPr="00000000">
                      <w:rPr>
                        <w:rtl w:val="0"/>
                      </w:rPr>
                    </w:r>
                  </w:ins>
                </w:sdtContent>
              </w:sdt>
              <w:ins w:author="Abinaya Saravanan" w:id="36" w:date="2026-09-23T05:12:03Z"/>
            </w:sdtContent>
          </w:sdt>
        </w:p>
      </w:sdtContent>
    </w:sdt>
    <w:sdt>
      <w:sdtPr>
        <w:id w:val="275272998"/>
        <w:tag w:val="goog_rdk_369"/>
      </w:sdtPr>
      <w:sdtContent>
        <w:p w:rsidR="00000000" w:rsidDel="00000000" w:rsidP="00000000" w:rsidRDefault="00000000" w:rsidRPr="00000000" w14:paraId="00000078">
          <w:pPr>
            <w:numPr>
              <w:ilvl w:val="1"/>
              <w:numId w:val="6"/>
            </w:numPr>
            <w:ind w:left="502" w:hanging="360"/>
            <w:rPr>
              <w:ins w:author="Abinaya Saravanan" w:id="36" w:date="2026-09-23T05:12:03Z"/>
            </w:rPr>
          </w:pPr>
          <w:sdt>
            <w:sdtPr>
              <w:id w:val="1343364914"/>
              <w:tag w:val="goog_rdk_367"/>
            </w:sdtPr>
            <w:sdtContent>
              <w:ins w:author="Abinaya Saravanan" w:id="36" w:date="2026-09-23T05:12:03Z"/>
              <w:sdt>
                <w:sdtPr>
                  <w:id w:val="-222348042"/>
                  <w:tag w:val="goog_rdk_368"/>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  console.log(interaction.text);</w:t>
                    </w:r>
                  </w:ins>
                </w:sdtContent>
              </w:sdt>
              <w:ins w:author="Abinaya Saravanan" w:id="36" w:date="2026-09-23T05:12:03Z"/>
            </w:sdtContent>
          </w:sdt>
        </w:p>
      </w:sdtContent>
    </w:sdt>
    <w:sdt>
      <w:sdtPr>
        <w:id w:val="-1939382651"/>
        <w:tag w:val="goog_rdk_372"/>
      </w:sdtPr>
      <w:sdtContent>
        <w:p w:rsidR="00000000" w:rsidDel="00000000" w:rsidP="00000000" w:rsidRDefault="00000000" w:rsidRPr="00000000" w14:paraId="00000079">
          <w:pPr>
            <w:numPr>
              <w:ilvl w:val="1"/>
              <w:numId w:val="6"/>
            </w:numPr>
            <w:ind w:left="502" w:hanging="360"/>
            <w:rPr>
              <w:ins w:author="Abinaya Saravanan" w:id="36" w:date="2026-09-23T05:12:03Z"/>
            </w:rPr>
          </w:pPr>
          <w:sdt>
            <w:sdtPr>
              <w:id w:val="171747480"/>
              <w:tag w:val="goog_rdk_370"/>
            </w:sdtPr>
            <w:sdtContent>
              <w:ins w:author="Abinaya Saravanan" w:id="36" w:date="2026-09-23T05:12:03Z"/>
              <w:sdt>
                <w:sdtPr>
                  <w:id w:val="-1098263930"/>
                  <w:tag w:val="goog_rdk_371"/>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w:t>
                    </w:r>
                  </w:ins>
                </w:sdtContent>
              </w:sdt>
              <w:ins w:author="Abinaya Saravanan" w:id="36" w:date="2026-09-23T05:12:03Z"/>
            </w:sdtContent>
          </w:sdt>
        </w:p>
      </w:sdtContent>
    </w:sdt>
    <w:sdt>
      <w:sdtPr>
        <w:id w:val="-1399030063"/>
        <w:tag w:val="goog_rdk_375"/>
      </w:sdtPr>
      <w:sdtContent>
        <w:p w:rsidR="00000000" w:rsidDel="00000000" w:rsidP="00000000" w:rsidRDefault="00000000" w:rsidRPr="00000000" w14:paraId="0000007A">
          <w:pPr>
            <w:numPr>
              <w:ilvl w:val="1"/>
              <w:numId w:val="6"/>
            </w:numPr>
            <w:ind w:left="502" w:hanging="360"/>
            <w:rPr>
              <w:ins w:author="Abinaya Saravanan" w:id="36" w:date="2026-09-23T05:12:03Z"/>
            </w:rPr>
          </w:pPr>
          <w:sdt>
            <w:sdtPr>
              <w:id w:val="50632726"/>
              <w:tag w:val="goog_rdk_373"/>
            </w:sdtPr>
            <w:sdtContent>
              <w:ins w:author="Abinaya Saravanan" w:id="36" w:date="2026-09-23T05:12:03Z"/>
              <w:sdt>
                <w:sdtPr>
                  <w:id w:val="482820951"/>
                  <w:tag w:val="goog_rdk_374"/>
                </w:sdtPr>
                <w:sdtContent>
                  <w:ins w:author="Abinaya Saravanan" w:id="36" w:date="2026-09-23T05:12:03Z">
                    <w:r w:rsidDel="00000000" w:rsidR="00000000" w:rsidRPr="00000000">
                      <w:rPr>
                        <w:rtl w:val="0"/>
                      </w:rPr>
                    </w:r>
                  </w:ins>
                </w:sdtContent>
              </w:sdt>
              <w:ins w:author="Abinaya Saravanan" w:id="36" w:date="2026-09-23T05:12:03Z"/>
            </w:sdtContent>
          </w:sdt>
        </w:p>
      </w:sdtContent>
    </w:sdt>
    <w:sdt>
      <w:sdtPr>
        <w:id w:val="-130591127"/>
        <w:tag w:val="goog_rdk_378"/>
      </w:sdtPr>
      <w:sdtContent>
        <w:p w:rsidR="00000000" w:rsidDel="00000000" w:rsidP="00000000" w:rsidRDefault="00000000" w:rsidRPr="00000000" w14:paraId="0000007B">
          <w:pPr>
            <w:numPr>
              <w:ilvl w:val="1"/>
              <w:numId w:val="6"/>
            </w:numPr>
            <w:ind w:left="502" w:hanging="360"/>
            <w:rPr>
              <w:ins w:author="Abinaya Saravanan" w:id="36" w:date="2026-09-23T05:12:03Z"/>
            </w:rPr>
          </w:pPr>
          <w:sdt>
            <w:sdtPr>
              <w:id w:val="-1669862029"/>
              <w:tag w:val="goog_rdk_376"/>
            </w:sdtPr>
            <w:sdtContent>
              <w:ins w:author="Abinaya Saravanan" w:id="36" w:date="2026-09-23T05:12:03Z"/>
              <w:sdt>
                <w:sdtPr>
                  <w:id w:val="814866136"/>
                  <w:tag w:val="goog_rdk_377"/>
                </w:sdtPr>
                <w:sdtContent>
                  <w:ins w:author="Abinaya Saravanan" w:id="36" w:date="2026-09-23T05:12:03Z">
                    <w:r w:rsidDel="00000000" w:rsidR="00000000" w:rsidRPr="00000000">
                      <w:rPr>
                        <w:rtl w:val="0"/>
                        <w:rPrChange w:author="Abinaya Saravanan" w:id="37" w:date="2026-09-23T05:12:03Z">
                          <w:rPr>
                            <w:rFonts w:ascii="Cambria" w:cs="Cambria" w:eastAsia="Cambria" w:hAnsi="Cambria"/>
                            <w:b w:val="0"/>
                            <w:bCs w:val="0"/>
                            <w:color w:val="000000"/>
                            <w:sz w:val="22"/>
                            <w:szCs w:val="22"/>
                          </w:rPr>
                        </w:rPrChange>
                      </w:rPr>
                      <w:t xml:space="preserve">main();</w:t>
                    </w:r>
                  </w:ins>
                </w:sdtContent>
              </w:sdt>
              <w:ins w:author="Abinaya Saravanan" w:id="36" w:date="2026-09-23T05:12:03Z"/>
            </w:sdtContent>
          </w:sdt>
        </w:p>
      </w:sdtContent>
    </w:sdt>
    <w:sdt>
      <w:sdtPr>
        <w:id w:val="206172825"/>
        <w:tag w:val="goog_rdk_382"/>
      </w:sdtPr>
      <w:sdtContent>
        <w:p w:rsidR="00000000" w:rsidDel="00000000" w:rsidP="00000000" w:rsidRDefault="00000000" w:rsidRPr="00000000" w14:paraId="0000007C">
          <w:pPr>
            <w:numPr>
              <w:ilvl w:val="1"/>
              <w:numId w:val="6"/>
            </w:numPr>
            <w:ind w:left="502" w:hanging="360"/>
            <w:rPr>
              <w:ins w:author="Rossi Rossi" w:id="28" w:date="2026-09-22T06:56:59Z"/>
            </w:rPr>
            <w:pPrChange w:author="Abinaya Saravanan" w:id="0" w:date="2026-09-23T05:12:03Z">
              <w:pPr>
                <w:numPr>
                  <w:ilvl w:val="1"/>
                  <w:numId w:val="6"/>
                </w:numPr>
                <w:ind w:left="502" w:hanging="360"/>
              </w:pPr>
            </w:pPrChange>
          </w:pPr>
          <w:sdt>
            <w:sdtPr>
              <w:id w:val="1408369595"/>
              <w:tag w:val="goog_rdk_380"/>
            </w:sdtPr>
            <w:sdtContent>
              <w:ins w:author="Rossi Rossi" w:id="28" w:date="2026-09-22T06:56:59Z"/>
              <w:sdt>
                <w:sdtPr>
                  <w:id w:val="275604929"/>
                  <w:tag w:val="goog_rdk_38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35966284"/>
        <w:tag w:val="goog_rdk_385"/>
      </w:sdtPr>
      <w:sdtContent>
        <w:p w:rsidR="00000000" w:rsidDel="00000000" w:rsidP="00000000" w:rsidRDefault="00000000" w:rsidRPr="00000000" w14:paraId="0000007D">
          <w:pPr>
            <w:numPr>
              <w:ilvl w:val="1"/>
              <w:numId w:val="6"/>
            </w:numPr>
            <w:ind w:left="502" w:hanging="360"/>
            <w:rPr>
              <w:ins w:author="Rossi Rossi" w:id="28" w:date="2026-09-22T06:56:59Z"/>
            </w:rPr>
          </w:pPr>
          <w:sdt>
            <w:sdtPr>
              <w:id w:val="419240648"/>
              <w:tag w:val="goog_rdk_383"/>
            </w:sdtPr>
            <w:sdtContent>
              <w:ins w:author="Rossi Rossi" w:id="28" w:date="2026-09-22T06:56:59Z"/>
              <w:sdt>
                <w:sdtPr>
                  <w:id w:val="-80600717"/>
                  <w:tag w:val="goog_rdk_38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main();</w:t>
                    </w:r>
                  </w:ins>
                </w:sdtContent>
              </w:sdt>
              <w:ins w:author="Rossi Rossi" w:id="28" w:date="2026-09-22T06:56:59Z"/>
            </w:sdtContent>
          </w:sdt>
        </w:p>
      </w:sdtContent>
    </w:sdt>
    <w:sdt>
      <w:sdtPr>
        <w:id w:val="1504659549"/>
        <w:tag w:val="goog_rdk_388"/>
      </w:sdtPr>
      <w:sdtContent>
        <w:p w:rsidR="00000000" w:rsidDel="00000000" w:rsidP="00000000" w:rsidRDefault="00000000" w:rsidRPr="00000000" w14:paraId="0000007E">
          <w:pPr>
            <w:numPr>
              <w:ilvl w:val="1"/>
              <w:numId w:val="6"/>
            </w:numPr>
            <w:ind w:left="502" w:hanging="360"/>
            <w:rPr>
              <w:ins w:author="Rossi Rossi" w:id="28" w:date="2026-09-22T06:56:59Z"/>
            </w:rPr>
          </w:pPr>
          <w:sdt>
            <w:sdtPr>
              <w:id w:val="1625907568"/>
              <w:tag w:val="goog_rdk_386"/>
            </w:sdtPr>
            <w:sdtContent>
              <w:ins w:author="Rossi Rossi" w:id="28" w:date="2026-09-22T06:56:59Z"/>
              <w:sdt>
                <w:sdtPr>
                  <w:id w:val="533390439"/>
                  <w:tag w:val="goog_rdk_38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44346008"/>
        <w:tag w:val="goog_rdk_391"/>
      </w:sdtPr>
      <w:sdtContent>
        <w:p w:rsidR="00000000" w:rsidDel="00000000" w:rsidP="00000000" w:rsidRDefault="00000000" w:rsidRPr="00000000" w14:paraId="0000007F">
          <w:pPr>
            <w:numPr>
              <w:ilvl w:val="1"/>
              <w:numId w:val="6"/>
            </w:numPr>
            <w:ind w:left="502" w:hanging="360"/>
            <w:rPr>
              <w:ins w:author="Rossi Rossi" w:id="28" w:date="2026-09-22T06:56:59Z"/>
            </w:rPr>
          </w:pPr>
          <w:sdt>
            <w:sdtPr>
              <w:id w:val="1692435367"/>
              <w:tag w:val="goog_rdk_389"/>
            </w:sdtPr>
            <w:sdtContent>
              <w:ins w:author="Rossi Rossi" w:id="28" w:date="2026-09-22T06:56:59Z"/>
              <w:sdt>
                <w:sdtPr>
                  <w:id w:val="1405433052"/>
                  <w:tag w:val="goog_rdk_39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w:t>
                    </w:r>
                  </w:ins>
                </w:sdtContent>
              </w:sdt>
              <w:ins w:author="Rossi Rossi" w:id="28" w:date="2026-09-22T06:56:59Z"/>
            </w:sdtContent>
          </w:sdt>
        </w:p>
      </w:sdtContent>
    </w:sdt>
    <w:sdt>
      <w:sdtPr>
        <w:id w:val="-2050225279"/>
        <w:tag w:val="goog_rdk_394"/>
      </w:sdtPr>
      <w:sdtContent>
        <w:p w:rsidR="00000000" w:rsidDel="00000000" w:rsidP="00000000" w:rsidRDefault="00000000" w:rsidRPr="00000000" w14:paraId="00000080">
          <w:pPr>
            <w:numPr>
              <w:ilvl w:val="1"/>
              <w:numId w:val="6"/>
            </w:numPr>
            <w:ind w:left="502" w:hanging="360"/>
            <w:rPr>
              <w:ins w:author="Rossi Rossi" w:id="28" w:date="2026-09-22T06:56:59Z"/>
            </w:rPr>
          </w:pPr>
          <w:sdt>
            <w:sdtPr>
              <w:id w:val="2073757536"/>
              <w:tag w:val="goog_rdk_392"/>
            </w:sdtPr>
            <w:sdtContent>
              <w:ins w:author="Rossi Rossi" w:id="28" w:date="2026-09-22T06:56:59Z"/>
              <w:sdt>
                <w:sdtPr>
                  <w:id w:val="1011110376"/>
                  <w:tag w:val="goog_rdk_39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28375845"/>
        <w:tag w:val="goog_rdk_397"/>
      </w:sdtPr>
      <w:sdtContent>
        <w:p w:rsidR="00000000" w:rsidDel="00000000" w:rsidP="00000000" w:rsidRDefault="00000000" w:rsidRPr="00000000" w14:paraId="00000081">
          <w:pPr>
            <w:numPr>
              <w:ilvl w:val="1"/>
              <w:numId w:val="6"/>
            </w:numPr>
            <w:ind w:left="502" w:hanging="360"/>
            <w:rPr>
              <w:ins w:author="Rossi Rossi" w:id="28" w:date="2026-09-22T06:56:59Z"/>
            </w:rPr>
          </w:pPr>
          <w:sdt>
            <w:sdtPr>
              <w:id w:val="-32602684"/>
              <w:tag w:val="goog_rdk_395"/>
            </w:sdtPr>
            <w:sdtContent>
              <w:ins w:author="Rossi Rossi" w:id="28" w:date="2026-09-22T06:56:59Z"/>
              <w:sdt>
                <w:sdtPr>
                  <w:id w:val="-675270349"/>
                  <w:tag w:val="goog_rdk_39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com.google.genai.Client;</w:t>
                    </w:r>
                  </w:ins>
                </w:sdtContent>
              </w:sdt>
              <w:ins w:author="Rossi Rossi" w:id="28" w:date="2026-09-22T06:56:59Z"/>
            </w:sdtContent>
          </w:sdt>
        </w:p>
      </w:sdtContent>
    </w:sdt>
    <w:sdt>
      <w:sdtPr>
        <w:id w:val="753514114"/>
        <w:tag w:val="goog_rdk_400"/>
      </w:sdtPr>
      <w:sdtContent>
        <w:p w:rsidR="00000000" w:rsidDel="00000000" w:rsidP="00000000" w:rsidRDefault="00000000" w:rsidRPr="00000000" w14:paraId="00000082">
          <w:pPr>
            <w:numPr>
              <w:ilvl w:val="1"/>
              <w:numId w:val="6"/>
            </w:numPr>
            <w:ind w:left="502" w:hanging="360"/>
            <w:rPr>
              <w:ins w:author="Rossi Rossi" w:id="28" w:date="2026-09-22T06:56:59Z"/>
            </w:rPr>
          </w:pPr>
          <w:sdt>
            <w:sdtPr>
              <w:id w:val="-323438839"/>
              <w:tag w:val="goog_rdk_398"/>
            </w:sdtPr>
            <w:sdtContent>
              <w:ins w:author="Rossi Rossi" w:id="28" w:date="2026-09-22T06:56:59Z"/>
              <w:sdt>
                <w:sdtPr>
                  <w:id w:val="674614784"/>
                  <w:tag w:val="goog_rdk_39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28" w:date="2026-09-22T06:56:59Z"/>
            </w:sdtContent>
          </w:sdt>
        </w:p>
      </w:sdtContent>
    </w:sdt>
    <w:sdt>
      <w:sdtPr>
        <w:id w:val="1281567274"/>
        <w:tag w:val="goog_rdk_403"/>
      </w:sdtPr>
      <w:sdtContent>
        <w:p w:rsidR="00000000" w:rsidDel="00000000" w:rsidP="00000000" w:rsidRDefault="00000000" w:rsidRPr="00000000" w14:paraId="00000083">
          <w:pPr>
            <w:numPr>
              <w:ilvl w:val="1"/>
              <w:numId w:val="6"/>
            </w:numPr>
            <w:ind w:left="502" w:hanging="360"/>
            <w:rPr>
              <w:ins w:author="Rossi Rossi" w:id="28" w:date="2026-09-22T06:56:59Z"/>
            </w:rPr>
          </w:pPr>
          <w:sdt>
            <w:sdtPr>
              <w:id w:val="-565097292"/>
              <w:tag w:val="goog_rdk_401"/>
            </w:sdtPr>
            <w:sdtContent>
              <w:ins w:author="Rossi Rossi" w:id="28" w:date="2026-09-22T06:56:59Z"/>
              <w:sdt>
                <w:sdtPr>
                  <w:id w:val="-56440711"/>
                  <w:tag w:val="goog_rdk_4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28" w:date="2026-09-22T06:56:59Z"/>
            </w:sdtContent>
          </w:sdt>
        </w:p>
      </w:sdtContent>
    </w:sdt>
    <w:sdt>
      <w:sdtPr>
        <w:id w:val="-611782350"/>
        <w:tag w:val="goog_rdk_406"/>
      </w:sdtPr>
      <w:sdtContent>
        <w:p w:rsidR="00000000" w:rsidDel="00000000" w:rsidP="00000000" w:rsidRDefault="00000000" w:rsidRPr="00000000" w14:paraId="00000084">
          <w:pPr>
            <w:numPr>
              <w:ilvl w:val="1"/>
              <w:numId w:val="6"/>
            </w:numPr>
            <w:ind w:left="502" w:hanging="360"/>
            <w:rPr>
              <w:ins w:author="Rossi Rossi" w:id="28" w:date="2026-09-22T06:56:59Z"/>
            </w:rPr>
          </w:pPr>
          <w:sdt>
            <w:sdtPr>
              <w:id w:val="1340906092"/>
              <w:tag w:val="goog_rdk_404"/>
            </w:sdtPr>
            <w:sdtContent>
              <w:ins w:author="Rossi Rossi" w:id="28" w:date="2026-09-22T06:56:59Z"/>
              <w:sdt>
                <w:sdtPr>
                  <w:id w:val="434524659"/>
                  <w:tag w:val="goog_rdk_40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28" w:date="2026-09-22T06:56:59Z"/>
            </w:sdtContent>
          </w:sdt>
        </w:p>
      </w:sdtContent>
    </w:sdt>
    <w:sdt>
      <w:sdtPr>
        <w:id w:val="667049310"/>
        <w:tag w:val="goog_rdk_412"/>
      </w:sdtPr>
      <w:sdtContent>
        <w:p w:rsidR="00000000" w:rsidDel="00000000" w:rsidP="00000000" w:rsidRDefault="00000000" w:rsidRPr="00000000" w14:paraId="00000085">
          <w:pPr>
            <w:numPr>
              <w:ilvl w:val="1"/>
              <w:numId w:val="6"/>
            </w:numPr>
            <w:ind w:left="502" w:hanging="360"/>
            <w:rPr>
              <w:ins w:author="Rossi Rossi" w:id="28" w:date="2026-09-22T06:56:59Z"/>
            </w:rPr>
          </w:pPr>
          <w:sdt>
            <w:sdtPr>
              <w:id w:val="-1512500520"/>
              <w:tag w:val="goog_rdk_407"/>
            </w:sdtPr>
            <w:sdtContent>
              <w:ins w:author="Rossi Rossi" w:id="28" w:date="2026-09-22T06:56:59Z"/>
              <w:sdt>
                <w:sdtPr>
                  <w:id w:val="744582559"/>
                  <w:tag w:val="goog_rdk_40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w:t>
                    </w:r>
                  </w:ins>
                </w:sdtContent>
              </w:sdt>
              <w:ins w:author="Rossi Rossi" w:id="28" w:date="2026-09-22T06:56:59Z">
                <w:sdt>
                  <w:sdtPr>
                    <w:id w:val="-1816051588"/>
                    <w:tag w:val="goog_rdk_409"/>
                  </w:sdtPr>
                  <w:sdtContent>
                    <w:del w:author="Abinaya Saravanan" w:id="38" w:date="2026-09-23T05:12:49Z">
                      <w:sdt>
                        <w:sdtPr>
                          <w:id w:val="293614606"/>
                          <w:tag w:val="goog_rdk_410"/>
                        </w:sdtPr>
                        <w:sdtContent>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t </w:delText>
                          </w:r>
                        </w:sdtContent>
                      </w:sdt>
                    </w:del>
                  </w:sdtContent>
                </w:sdt>
                <w:sdt>
                  <w:sdtPr>
                    <w:id w:val="197234947"/>
                    <w:tag w:val="goog_rdk_411"/>
                  </w:sdtPr>
                  <w:sdtContent>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com.google.genai.gaos.models.interactions.Model;</w:t>
                    </w:r>
                  </w:sdtContent>
                </w:sdt>
              </w:ins>
            </w:sdtContent>
          </w:sdt>
        </w:p>
      </w:sdtContent>
    </w:sdt>
    <w:sdt>
      <w:sdtPr>
        <w:id w:val="528445547"/>
        <w:tag w:val="goog_rdk_418"/>
      </w:sdtPr>
      <w:sdtContent>
        <w:p w:rsidR="00000000" w:rsidDel="00000000" w:rsidP="00000000" w:rsidRDefault="00000000" w:rsidRPr="00000000" w14:paraId="00000086">
          <w:pPr>
            <w:numPr>
              <w:ilvl w:val="1"/>
              <w:numId w:val="6"/>
            </w:numPr>
            <w:ind w:left="502" w:hanging="360"/>
            <w:rPr>
              <w:ins w:author="Rossi Rossi" w:id="28" w:date="2026-09-22T06:56:59Z"/>
            </w:rPr>
          </w:pPr>
          <w:sdt>
            <w:sdtPr>
              <w:id w:val="193421304"/>
              <w:tag w:val="goog_rdk_413"/>
            </w:sdtPr>
            <w:sdtContent>
              <w:ins w:author="Rossi Rossi" w:id="28" w:date="2026-09-22T06:56:59Z"/>
              <w:sdt>
                <w:sdtPr>
                  <w:id w:val="-371297577"/>
                  <w:tag w:val="goog_rdk_4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com.google.genai.gaos.models.operations.CreateIntera</w:t>
                    </w:r>
                  </w:ins>
                </w:sdtContent>
              </w:sdt>
              <w:ins w:author="Rossi Rossi" w:id="28" w:date="2026-09-22T06:56:59Z">
                <w:sdt>
                  <w:sdtPr>
                    <w:id w:val="1561863677"/>
                    <w:tag w:val="goog_rdk_415"/>
                  </w:sdtPr>
                  <w:sdtContent>
                    <w:del w:author="Abinaya Saravanan" w:id="39" w:date="2026-09-23T05:12:41Z">
                      <w:sdt>
                        <w:sdtPr>
                          <w:id w:val="222882006"/>
                          <w:tag w:val="goog_rdk_416"/>
                        </w:sdtPr>
                        <w:sdtContent>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cti</w:delText>
                          </w:r>
                        </w:sdtContent>
                      </w:sdt>
                    </w:del>
                  </w:sdtContent>
                </w:sdt>
                <w:sdt>
                  <w:sdtPr>
                    <w:id w:val="-528323396"/>
                    <w:tag w:val="goog_rdk_417"/>
                  </w:sdtPr>
                  <w:sdtContent>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onRequestBody;</w:t>
                    </w:r>
                  </w:sdtContent>
                </w:sdt>
              </w:ins>
            </w:sdtContent>
          </w:sdt>
        </w:p>
      </w:sdtContent>
    </w:sdt>
    <w:sdt>
      <w:sdtPr>
        <w:id w:val="990992004"/>
        <w:tag w:val="goog_rdk_421"/>
      </w:sdtPr>
      <w:sdtContent>
        <w:p w:rsidR="00000000" w:rsidDel="00000000" w:rsidP="00000000" w:rsidRDefault="00000000" w:rsidRPr="00000000" w14:paraId="00000087">
          <w:pPr>
            <w:numPr>
              <w:ilvl w:val="1"/>
              <w:numId w:val="6"/>
            </w:numPr>
            <w:ind w:left="502" w:hanging="360"/>
            <w:rPr>
              <w:ins w:author="Rossi Rossi" w:id="28" w:date="2026-09-22T06:56:59Z"/>
            </w:rPr>
          </w:pPr>
          <w:sdt>
            <w:sdtPr>
              <w:id w:val="-1409590726"/>
              <w:tag w:val="goog_rdk_419"/>
            </w:sdtPr>
            <w:sdtContent>
              <w:ins w:author="Rossi Rossi" w:id="28" w:date="2026-09-22T06:56:59Z"/>
              <w:sdt>
                <w:sdtPr>
                  <w:id w:val="-161909574"/>
                  <w:tag w:val="goog_rdk_42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96391730"/>
        <w:tag w:val="goog_rdk_424"/>
      </w:sdtPr>
      <w:sdtContent>
        <w:p w:rsidR="00000000" w:rsidDel="00000000" w:rsidP="00000000" w:rsidRDefault="00000000" w:rsidRPr="00000000" w14:paraId="00000088">
          <w:pPr>
            <w:numPr>
              <w:ilvl w:val="1"/>
              <w:numId w:val="6"/>
            </w:numPr>
            <w:ind w:left="502" w:hanging="360"/>
            <w:rPr>
              <w:ins w:author="Rossi Rossi" w:id="28" w:date="2026-09-22T06:56:59Z"/>
            </w:rPr>
          </w:pPr>
          <w:sdt>
            <w:sdtPr>
              <w:id w:val="705321670"/>
              <w:tag w:val="goog_rdk_422"/>
            </w:sdtPr>
            <w:sdtContent>
              <w:ins w:author="Rossi Rossi" w:id="28" w:date="2026-09-22T06:56:59Z"/>
              <w:sdt>
                <w:sdtPr>
                  <w:id w:val="52664913"/>
                  <w:tag w:val="goog_rdk_42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28" w:date="2026-09-22T06:56:59Z"/>
            </w:sdtContent>
          </w:sdt>
        </w:p>
      </w:sdtContent>
    </w:sdt>
    <w:sdt>
      <w:sdtPr>
        <w:id w:val="-426396838"/>
        <w:tag w:val="goog_rdk_428"/>
      </w:sdtPr>
      <w:sdtContent>
        <w:p w:rsidR="00000000" w:rsidDel="00000000" w:rsidP="00000000" w:rsidRDefault="00000000" w:rsidRPr="00000000" w14:paraId="00000089">
          <w:pPr>
            <w:numPr>
              <w:ilvl w:val="1"/>
              <w:numId w:val="6"/>
            </w:numPr>
            <w:ind w:left="502" w:hanging="360"/>
            <w:rPr>
              <w:ins w:author="Abinaya Saravanan" w:id="40" w:date="2026-09-23T05:13:06Z"/>
            </w:rPr>
          </w:pPr>
          <w:sdt>
            <w:sdtPr>
              <w:id w:val="-1453834471"/>
              <w:tag w:val="goog_rdk_426"/>
            </w:sdtPr>
            <w:sdtContent>
              <w:ins w:author="Abinaya Saravanan" w:id="40" w:date="2026-09-23T05:13:06Z"/>
              <w:sdt>
                <w:sdtPr>
                  <w:id w:val="-827841456"/>
                  <w:tag w:val="goog_rdk_42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com.google.genai.gaos.models.interactions.CreateModelInteraction;</w:t>
                    </w:r>
                  </w:ins>
                </w:sdtContent>
              </w:sdt>
              <w:ins w:author="Abinaya Saravanan" w:id="40" w:date="2026-09-23T05:13:06Z"/>
            </w:sdtContent>
          </w:sdt>
        </w:p>
      </w:sdtContent>
    </w:sdt>
    <w:sdt>
      <w:sdtPr>
        <w:id w:val="-305613421"/>
        <w:tag w:val="goog_rdk_431"/>
      </w:sdtPr>
      <w:sdtContent>
        <w:p w:rsidR="00000000" w:rsidDel="00000000" w:rsidP="00000000" w:rsidRDefault="00000000" w:rsidRPr="00000000" w14:paraId="0000008A">
          <w:pPr>
            <w:numPr>
              <w:ilvl w:val="1"/>
              <w:numId w:val="6"/>
            </w:numPr>
            <w:ind w:left="502" w:hanging="360"/>
            <w:rPr>
              <w:ins w:author="Abinaya Saravanan" w:id="40" w:date="2026-09-23T05:13:06Z"/>
            </w:rPr>
          </w:pPr>
          <w:sdt>
            <w:sdtPr>
              <w:id w:val="-1954510506"/>
              <w:tag w:val="goog_rdk_429"/>
            </w:sdtPr>
            <w:sdtContent>
              <w:ins w:author="Abinaya Saravanan" w:id="40" w:date="2026-09-23T05:13:06Z"/>
              <w:sdt>
                <w:sdtPr>
                  <w:id w:val="559742208"/>
                  <w:tag w:val="goog_rdk_43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w:t>
                    </w:r>
                  </w:ins>
                </w:sdtContent>
              </w:sdt>
              <w:ins w:author="Abinaya Saravanan" w:id="40" w:date="2026-09-23T05:13:06Z"/>
            </w:sdtContent>
          </w:sdt>
        </w:p>
      </w:sdtContent>
    </w:sdt>
    <w:sdt>
      <w:sdtPr>
        <w:id w:val="2071990850"/>
        <w:tag w:val="goog_rdk_434"/>
      </w:sdtPr>
      <w:sdtContent>
        <w:p w:rsidR="00000000" w:rsidDel="00000000" w:rsidP="00000000" w:rsidRDefault="00000000" w:rsidRPr="00000000" w14:paraId="0000008B">
          <w:pPr>
            <w:numPr>
              <w:ilvl w:val="1"/>
              <w:numId w:val="6"/>
            </w:numPr>
            <w:ind w:left="502" w:hanging="360"/>
            <w:rPr>
              <w:ins w:author="Abinaya Saravanan" w:id="40" w:date="2026-09-23T05:13:06Z"/>
            </w:rPr>
          </w:pPr>
          <w:sdt>
            <w:sdtPr>
              <w:id w:val="153303875"/>
              <w:tag w:val="goog_rdk_432"/>
            </w:sdtPr>
            <w:sdtContent>
              <w:ins w:author="Abinaya Saravanan" w:id="40" w:date="2026-09-23T05:13:06Z"/>
              <w:sdt>
                <w:sdtPr>
                  <w:id w:val="496260730"/>
                  <w:tag w:val="goog_rdk_43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com.google.genai.gaos.models.interactions.InteractionsInput;</w:t>
                    </w:r>
                  </w:ins>
                </w:sdtContent>
              </w:sdt>
              <w:ins w:author="Abinaya Saravanan" w:id="40" w:date="2026-09-23T05:13:06Z"/>
            </w:sdtContent>
          </w:sdt>
        </w:p>
      </w:sdtContent>
    </w:sdt>
    <w:sdt>
      <w:sdtPr>
        <w:id w:val="-1367004959"/>
        <w:tag w:val="goog_rdk_437"/>
      </w:sdtPr>
      <w:sdtContent>
        <w:p w:rsidR="00000000" w:rsidDel="00000000" w:rsidP="00000000" w:rsidRDefault="00000000" w:rsidRPr="00000000" w14:paraId="0000008C">
          <w:pPr>
            <w:numPr>
              <w:ilvl w:val="1"/>
              <w:numId w:val="6"/>
            </w:numPr>
            <w:ind w:left="502" w:hanging="360"/>
            <w:rPr>
              <w:ins w:author="Abinaya Saravanan" w:id="40" w:date="2026-09-23T05:13:06Z"/>
            </w:rPr>
          </w:pPr>
          <w:sdt>
            <w:sdtPr>
              <w:id w:val="-1813718407"/>
              <w:tag w:val="goog_rdk_435"/>
            </w:sdtPr>
            <w:sdtContent>
              <w:ins w:author="Abinaya Saravanan" w:id="40" w:date="2026-09-23T05:13:06Z"/>
              <w:sdt>
                <w:sdtPr>
                  <w:id w:val="584337527"/>
                  <w:tag w:val="goog_rdk_43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com.google.genai.gaos.models.Model;</w:t>
                    </w:r>
                  </w:ins>
                </w:sdtContent>
              </w:sdt>
              <w:ins w:author="Abinaya Saravanan" w:id="40" w:date="2026-09-23T05:13:06Z"/>
            </w:sdtContent>
          </w:sdt>
        </w:p>
      </w:sdtContent>
    </w:sdt>
    <w:sdt>
      <w:sdtPr>
        <w:id w:val="-508892318"/>
        <w:tag w:val="goog_rdk_440"/>
      </w:sdtPr>
      <w:sdtContent>
        <w:p w:rsidR="00000000" w:rsidDel="00000000" w:rsidP="00000000" w:rsidRDefault="00000000" w:rsidRPr="00000000" w14:paraId="0000008D">
          <w:pPr>
            <w:numPr>
              <w:ilvl w:val="1"/>
              <w:numId w:val="6"/>
            </w:numPr>
            <w:ind w:left="502" w:hanging="360"/>
            <w:rPr>
              <w:ins w:author="Abinaya Saravanan" w:id="40" w:date="2026-09-23T05:13:06Z"/>
            </w:rPr>
          </w:pPr>
          <w:sdt>
            <w:sdtPr>
              <w:id w:val="-1323949085"/>
              <w:tag w:val="goog_rdk_438"/>
            </w:sdtPr>
            <w:sdtContent>
              <w:ins w:author="Abinaya Saravanan" w:id="40" w:date="2026-09-23T05:13:06Z"/>
              <w:sdt>
                <w:sdtPr>
                  <w:id w:val="-1140948267"/>
                  <w:tag w:val="goog_rdk_439"/>
                </w:sdtPr>
                <w:sdtContent>
                  <w:ins w:author="Abinaya Saravanan" w:id="40" w:date="2026-09-23T05:13:06Z">
                    <w:r w:rsidDel="00000000" w:rsidR="00000000" w:rsidRPr="00000000">
                      <w:rPr>
                        <w:rtl w:val="0"/>
                      </w:rPr>
                    </w:r>
                  </w:ins>
                </w:sdtContent>
              </w:sdt>
              <w:ins w:author="Abinaya Saravanan" w:id="40" w:date="2026-09-23T05:13:06Z"/>
            </w:sdtContent>
          </w:sdt>
        </w:p>
      </w:sdtContent>
    </w:sdt>
    <w:sdt>
      <w:sdtPr>
        <w:id w:val="-1940754382"/>
        <w:tag w:val="goog_rdk_443"/>
      </w:sdtPr>
      <w:sdtContent>
        <w:p w:rsidR="00000000" w:rsidDel="00000000" w:rsidP="00000000" w:rsidRDefault="00000000" w:rsidRPr="00000000" w14:paraId="0000008E">
          <w:pPr>
            <w:numPr>
              <w:ilvl w:val="1"/>
              <w:numId w:val="6"/>
            </w:numPr>
            <w:ind w:left="502" w:hanging="360"/>
            <w:rPr>
              <w:ins w:author="Abinaya Saravanan" w:id="40" w:date="2026-09-23T05:13:06Z"/>
            </w:rPr>
          </w:pPr>
          <w:sdt>
            <w:sdtPr>
              <w:id w:val="1227543651"/>
              <w:tag w:val="goog_rdk_441"/>
            </w:sdtPr>
            <w:sdtContent>
              <w:ins w:author="Abinaya Saravanan" w:id="40" w:date="2026-09-23T05:13:06Z"/>
              <w:sdt>
                <w:sdtPr>
                  <w:id w:val="1254667874"/>
                  <w:tag w:val="goog_rdk_442"/>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public class GeminiExample {</w:t>
                    </w:r>
                  </w:ins>
                </w:sdtContent>
              </w:sdt>
              <w:ins w:author="Abinaya Saravanan" w:id="40" w:date="2026-09-23T05:13:06Z"/>
            </w:sdtContent>
          </w:sdt>
        </w:p>
      </w:sdtContent>
    </w:sdt>
    <w:sdt>
      <w:sdtPr>
        <w:id w:val="922703163"/>
        <w:tag w:val="goog_rdk_446"/>
      </w:sdtPr>
      <w:sdtContent>
        <w:p w:rsidR="00000000" w:rsidDel="00000000" w:rsidP="00000000" w:rsidRDefault="00000000" w:rsidRPr="00000000" w14:paraId="0000008F">
          <w:pPr>
            <w:numPr>
              <w:ilvl w:val="1"/>
              <w:numId w:val="6"/>
            </w:numPr>
            <w:ind w:left="502" w:hanging="360"/>
            <w:rPr>
              <w:ins w:author="Abinaya Saravanan" w:id="40" w:date="2026-09-23T05:13:06Z"/>
            </w:rPr>
          </w:pPr>
          <w:sdt>
            <w:sdtPr>
              <w:id w:val="-606945477"/>
              <w:tag w:val="goog_rdk_444"/>
            </w:sdtPr>
            <w:sdtContent>
              <w:ins w:author="Abinaya Saravanan" w:id="40" w:date="2026-09-23T05:13:06Z"/>
              <w:sdt>
                <w:sdtPr>
                  <w:id w:val="-790114294"/>
                  <w:tag w:val="goog_rdk_44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public static void main(String[] args) {</w:t>
                    </w:r>
                  </w:ins>
                </w:sdtContent>
              </w:sdt>
              <w:ins w:author="Abinaya Saravanan" w:id="40" w:date="2026-09-23T05:13:06Z"/>
            </w:sdtContent>
          </w:sdt>
        </w:p>
      </w:sdtContent>
    </w:sdt>
    <w:sdt>
      <w:sdtPr>
        <w:id w:val="-400166467"/>
        <w:tag w:val="goog_rdk_449"/>
      </w:sdtPr>
      <w:sdtContent>
        <w:p w:rsidR="00000000" w:rsidDel="00000000" w:rsidP="00000000" w:rsidRDefault="00000000" w:rsidRPr="00000000" w14:paraId="00000090">
          <w:pPr>
            <w:numPr>
              <w:ilvl w:val="1"/>
              <w:numId w:val="6"/>
            </w:numPr>
            <w:ind w:left="502" w:hanging="360"/>
            <w:rPr>
              <w:ins w:author="Abinaya Saravanan" w:id="40" w:date="2026-09-23T05:13:06Z"/>
            </w:rPr>
          </w:pPr>
          <w:sdt>
            <w:sdtPr>
              <w:id w:val="-1934675219"/>
              <w:tag w:val="goog_rdk_447"/>
            </w:sdtPr>
            <w:sdtContent>
              <w:ins w:author="Abinaya Saravanan" w:id="40" w:date="2026-09-23T05:13:06Z"/>
              <w:sdt>
                <w:sdtPr>
                  <w:id w:val="-1401421030"/>
                  <w:tag w:val="goog_rdk_448"/>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 Code implementation for Google GenAI Interaction</w:t>
                    </w:r>
                  </w:ins>
                </w:sdtContent>
              </w:sdt>
              <w:ins w:author="Abinaya Saravanan" w:id="40" w:date="2026-09-23T05:13:06Z"/>
            </w:sdtContent>
          </w:sdt>
        </w:p>
      </w:sdtContent>
    </w:sdt>
    <w:sdt>
      <w:sdtPr>
        <w:id w:val="144529783"/>
        <w:tag w:val="goog_rdk_452"/>
      </w:sdtPr>
      <w:sdtContent>
        <w:p w:rsidR="00000000" w:rsidDel="00000000" w:rsidP="00000000" w:rsidRDefault="00000000" w:rsidRPr="00000000" w14:paraId="00000091">
          <w:pPr>
            <w:numPr>
              <w:ilvl w:val="1"/>
              <w:numId w:val="6"/>
            </w:numPr>
            <w:ind w:left="502" w:hanging="360"/>
            <w:rPr>
              <w:ins w:author="Abinaya Saravanan" w:id="40" w:date="2026-09-23T05:13:06Z"/>
            </w:rPr>
          </w:pPr>
          <w:sdt>
            <w:sdtPr>
              <w:id w:val="-1042370140"/>
              <w:tag w:val="goog_rdk_450"/>
            </w:sdtPr>
            <w:sdtContent>
              <w:ins w:author="Abinaya Saravanan" w:id="40" w:date="2026-09-23T05:13:06Z"/>
              <w:sdt>
                <w:sdtPr>
                  <w:id w:val="-2073320515"/>
                  <w:tag w:val="goog_rdk_451"/>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System.out.println("Gemini Interaction Initialized");</w:t>
                    </w:r>
                  </w:ins>
                </w:sdtContent>
              </w:sdt>
              <w:ins w:author="Abinaya Saravanan" w:id="40" w:date="2026-09-23T05:13:06Z"/>
            </w:sdtContent>
          </w:sdt>
        </w:p>
      </w:sdtContent>
    </w:sdt>
    <w:sdt>
      <w:sdtPr>
        <w:id w:val="-2107691295"/>
        <w:tag w:val="goog_rdk_455"/>
      </w:sdtPr>
      <w:sdtContent>
        <w:p w:rsidR="00000000" w:rsidDel="00000000" w:rsidP="00000000" w:rsidRDefault="00000000" w:rsidRPr="00000000" w14:paraId="00000092">
          <w:pPr>
            <w:numPr>
              <w:ilvl w:val="1"/>
              <w:numId w:val="6"/>
            </w:numPr>
            <w:ind w:left="502" w:hanging="360"/>
            <w:rPr>
              <w:ins w:author="Abinaya Saravanan" w:id="40" w:date="2026-09-23T05:13:06Z"/>
            </w:rPr>
          </w:pPr>
          <w:sdt>
            <w:sdtPr>
              <w:id w:val="987297408"/>
              <w:tag w:val="goog_rdk_453"/>
            </w:sdtPr>
            <w:sdtContent>
              <w:ins w:author="Abinaya Saravanan" w:id="40" w:date="2026-09-23T05:13:06Z"/>
              <w:sdt>
                <w:sdtPr>
                  <w:id w:val="-1324691062"/>
                  <w:tag w:val="goog_rdk_454"/>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947960478"/>
        <w:tag w:val="goog_rdk_458"/>
      </w:sdtPr>
      <w:sdtContent>
        <w:p w:rsidR="00000000" w:rsidDel="00000000" w:rsidP="00000000" w:rsidRDefault="00000000" w:rsidRPr="00000000" w14:paraId="00000093">
          <w:pPr>
            <w:numPr>
              <w:ilvl w:val="1"/>
              <w:numId w:val="6"/>
            </w:numPr>
            <w:ind w:left="502" w:hanging="360"/>
            <w:rPr>
              <w:ins w:author="Abinaya Saravanan" w:id="40" w:date="2026-09-23T05:13:06Z"/>
            </w:rPr>
          </w:pPr>
          <w:sdt>
            <w:sdtPr>
              <w:id w:val="458575094"/>
              <w:tag w:val="goog_rdk_456"/>
            </w:sdtPr>
            <w:sdtContent>
              <w:ins w:author="Abinaya Saravanan" w:id="40" w:date="2026-09-23T05:13:06Z"/>
              <w:sdt>
                <w:sdtPr>
                  <w:id w:val="600699524"/>
                  <w:tag w:val="goog_rdk_45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w:t>
                    </w:r>
                  </w:ins>
                </w:sdtContent>
              </w:sdt>
              <w:ins w:author="Abinaya Saravanan" w:id="40" w:date="2026-09-23T05:13:06Z"/>
            </w:sdtContent>
          </w:sdt>
        </w:p>
      </w:sdtContent>
    </w:sdt>
    <w:sdt>
      <w:sdtPr>
        <w:id w:val="-2105207706"/>
        <w:tag w:val="goog_rdk_461"/>
      </w:sdtPr>
      <w:sdtContent>
        <w:p w:rsidR="00000000" w:rsidDel="00000000" w:rsidP="00000000" w:rsidRDefault="00000000" w:rsidRPr="00000000" w14:paraId="00000094">
          <w:pPr>
            <w:numPr>
              <w:ilvl w:val="1"/>
              <w:numId w:val="6"/>
            </w:numPr>
            <w:ind w:left="502" w:hanging="360"/>
            <w:rPr>
              <w:ins w:author="Abinaya Saravanan" w:id="40" w:date="2026-09-23T05:13:06Z"/>
            </w:rPr>
          </w:pPr>
          <w:sdt>
            <w:sdtPr>
              <w:id w:val="1664431512"/>
              <w:tag w:val="goog_rdk_459"/>
            </w:sdtPr>
            <w:sdtContent>
              <w:ins w:author="Abinaya Saravanan" w:id="40" w:date="2026-09-23T05:13:06Z"/>
              <w:sdt>
                <w:sdtPr>
                  <w:id w:val="823983289"/>
                  <w:tag w:val="goog_rdk_46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com.google.genai.gaos.models.Model;</w:t>
                    </w:r>
                  </w:ins>
                </w:sdtContent>
              </w:sdt>
              <w:ins w:author="Abinaya Saravanan" w:id="40" w:date="2026-09-23T05:13:06Z"/>
            </w:sdtContent>
          </w:sdt>
        </w:p>
      </w:sdtContent>
    </w:sdt>
    <w:sdt>
      <w:sdtPr>
        <w:id w:val="-326043281"/>
        <w:tag w:val="goog_rdk_464"/>
      </w:sdtPr>
      <w:sdtContent>
        <w:p w:rsidR="00000000" w:rsidDel="00000000" w:rsidP="00000000" w:rsidRDefault="00000000" w:rsidRPr="00000000" w14:paraId="00000095">
          <w:pPr>
            <w:numPr>
              <w:ilvl w:val="1"/>
              <w:numId w:val="6"/>
            </w:numPr>
            <w:ind w:left="502" w:hanging="360"/>
            <w:rPr>
              <w:ins w:author="Abinaya Saravanan" w:id="40" w:date="2026-09-23T05:13:06Z"/>
            </w:rPr>
          </w:pPr>
          <w:sdt>
            <w:sdtPr>
              <w:id w:val="-1314037840"/>
              <w:tag w:val="goog_rdk_462"/>
            </w:sdtPr>
            <w:sdtContent>
              <w:ins w:author="Abinaya Saravanan" w:id="40" w:date="2026-09-23T05:13:06Z"/>
              <w:sdt>
                <w:sdtPr>
                  <w:id w:val="-1514303271"/>
                  <w:tag w:val="goog_rdk_46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com.google.genai.gaos.models.interactions.CreateModelInteraction;</w:t>
                    </w:r>
                  </w:ins>
                </w:sdtContent>
              </w:sdt>
              <w:ins w:author="Abinaya Saravanan" w:id="40" w:date="2026-09-23T05:13:06Z"/>
            </w:sdtContent>
          </w:sdt>
        </w:p>
      </w:sdtContent>
    </w:sdt>
    <w:sdt>
      <w:sdtPr>
        <w:id w:val="687295153"/>
        <w:tag w:val="goog_rdk_467"/>
      </w:sdtPr>
      <w:sdtContent>
        <w:p w:rsidR="00000000" w:rsidDel="00000000" w:rsidP="00000000" w:rsidRDefault="00000000" w:rsidRPr="00000000" w14:paraId="00000096">
          <w:pPr>
            <w:numPr>
              <w:ilvl w:val="1"/>
              <w:numId w:val="6"/>
            </w:numPr>
            <w:ind w:left="502" w:hanging="360"/>
            <w:rPr>
              <w:ins w:author="Abinaya Saravanan" w:id="40" w:date="2026-09-23T05:13:06Z"/>
            </w:rPr>
          </w:pPr>
          <w:sdt>
            <w:sdtPr>
              <w:id w:val="-14226480"/>
              <w:tag w:val="goog_rdk_465"/>
            </w:sdtPr>
            <w:sdtContent>
              <w:ins w:author="Abinaya Saravanan" w:id="40" w:date="2026-09-23T05:13:06Z"/>
              <w:sdt>
                <w:sdtPr>
                  <w:id w:val="1090119042"/>
                  <w:tag w:val="goog_rdk_46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w:t>
                    </w:r>
                  </w:ins>
                </w:sdtContent>
              </w:sdt>
              <w:ins w:author="Abinaya Saravanan" w:id="40" w:date="2026-09-23T05:13:06Z"/>
            </w:sdtContent>
          </w:sdt>
        </w:p>
      </w:sdtContent>
    </w:sdt>
    <w:sdt>
      <w:sdtPr>
        <w:id w:val="-1858389638"/>
        <w:tag w:val="goog_rdk_470"/>
      </w:sdtPr>
      <w:sdtContent>
        <w:p w:rsidR="00000000" w:rsidDel="00000000" w:rsidP="00000000" w:rsidRDefault="00000000" w:rsidRPr="00000000" w14:paraId="00000097">
          <w:pPr>
            <w:numPr>
              <w:ilvl w:val="1"/>
              <w:numId w:val="6"/>
            </w:numPr>
            <w:ind w:left="502" w:hanging="360"/>
            <w:rPr>
              <w:ins w:author="Abinaya Saravanan" w:id="40" w:date="2026-09-23T05:13:06Z"/>
            </w:rPr>
          </w:pPr>
          <w:sdt>
            <w:sdtPr>
              <w:id w:val="781387278"/>
              <w:tag w:val="goog_rdk_468"/>
            </w:sdtPr>
            <w:sdtContent>
              <w:ins w:author="Abinaya Saravanan" w:id="40" w:date="2026-09-23T05:13:06Z"/>
              <w:sdt>
                <w:sdtPr>
                  <w:id w:val="63603090"/>
                  <w:tag w:val="goog_rdk_469"/>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com.google.genai.gaos.models.interactions.InteractionsInput;</w:t>
                    </w:r>
                  </w:ins>
                </w:sdtContent>
              </w:sdt>
              <w:ins w:author="Abinaya Saravanan" w:id="40" w:date="2026-09-23T05:13:06Z"/>
            </w:sdtContent>
          </w:sdt>
        </w:p>
      </w:sdtContent>
    </w:sdt>
    <w:sdt>
      <w:sdtPr>
        <w:id w:val="-1886157670"/>
        <w:tag w:val="goog_rdk_473"/>
      </w:sdtPr>
      <w:sdtContent>
        <w:p w:rsidR="00000000" w:rsidDel="00000000" w:rsidP="00000000" w:rsidRDefault="00000000" w:rsidRPr="00000000" w14:paraId="00000098">
          <w:pPr>
            <w:numPr>
              <w:ilvl w:val="1"/>
              <w:numId w:val="6"/>
            </w:numPr>
            <w:ind w:left="502" w:hanging="360"/>
            <w:rPr>
              <w:ins w:author="Abinaya Saravanan" w:id="40" w:date="2026-09-23T05:13:06Z"/>
            </w:rPr>
          </w:pPr>
          <w:sdt>
            <w:sdtPr>
              <w:id w:val="-198522484"/>
              <w:tag w:val="goog_rdk_471"/>
            </w:sdtPr>
            <w:sdtContent>
              <w:ins w:author="Abinaya Saravanan" w:id="40" w:date="2026-09-23T05:13:06Z"/>
              <w:sdt>
                <w:sdtPr>
                  <w:id w:val="-997407299"/>
                  <w:tag w:val="goog_rdk_472"/>
                </w:sdtPr>
                <w:sdtContent>
                  <w:ins w:author="Abinaya Saravanan" w:id="40" w:date="2026-09-23T05:13:06Z">
                    <w:r w:rsidDel="00000000" w:rsidR="00000000" w:rsidRPr="00000000">
                      <w:rPr>
                        <w:rtl w:val="0"/>
                      </w:rPr>
                    </w:r>
                  </w:ins>
                </w:sdtContent>
              </w:sdt>
              <w:ins w:author="Abinaya Saravanan" w:id="40" w:date="2026-09-23T05:13:06Z"/>
            </w:sdtContent>
          </w:sdt>
        </w:p>
      </w:sdtContent>
    </w:sdt>
    <w:sdt>
      <w:sdtPr>
        <w:id w:val="-2124219472"/>
        <w:tag w:val="goog_rdk_476"/>
      </w:sdtPr>
      <w:sdtContent>
        <w:p w:rsidR="00000000" w:rsidDel="00000000" w:rsidP="00000000" w:rsidRDefault="00000000" w:rsidRPr="00000000" w14:paraId="00000099">
          <w:pPr>
            <w:numPr>
              <w:ilvl w:val="1"/>
              <w:numId w:val="6"/>
            </w:numPr>
            <w:ind w:left="502" w:hanging="360"/>
            <w:rPr>
              <w:ins w:author="Abinaya Saravanan" w:id="40" w:date="2026-09-23T05:13:06Z"/>
            </w:rPr>
          </w:pPr>
          <w:sdt>
            <w:sdtPr>
              <w:id w:val="-1797949101"/>
              <w:tag w:val="goog_rdk_474"/>
            </w:sdtPr>
            <w:sdtContent>
              <w:ins w:author="Abinaya Saravanan" w:id="40" w:date="2026-09-23T05:13:06Z"/>
              <w:sdt>
                <w:sdtPr>
                  <w:id w:val="504383392"/>
                  <w:tag w:val="goog_rdk_47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public class GeminiExample {</w:t>
                    </w:r>
                  </w:ins>
                </w:sdtContent>
              </w:sdt>
              <w:ins w:author="Abinaya Saravanan" w:id="40" w:date="2026-09-23T05:13:06Z"/>
            </w:sdtContent>
          </w:sdt>
        </w:p>
      </w:sdtContent>
    </w:sdt>
    <w:sdt>
      <w:sdtPr>
        <w:id w:val="508481699"/>
        <w:tag w:val="goog_rdk_479"/>
      </w:sdtPr>
      <w:sdtContent>
        <w:p w:rsidR="00000000" w:rsidDel="00000000" w:rsidP="00000000" w:rsidRDefault="00000000" w:rsidRPr="00000000" w14:paraId="0000009A">
          <w:pPr>
            <w:numPr>
              <w:ilvl w:val="1"/>
              <w:numId w:val="6"/>
            </w:numPr>
            <w:ind w:left="502" w:hanging="360"/>
            <w:rPr>
              <w:ins w:author="Abinaya Saravanan" w:id="40" w:date="2026-09-23T05:13:06Z"/>
            </w:rPr>
          </w:pPr>
          <w:sdt>
            <w:sdtPr>
              <w:id w:val="1856963865"/>
              <w:tag w:val="goog_rdk_477"/>
            </w:sdtPr>
            <w:sdtContent>
              <w:ins w:author="Abinaya Saravanan" w:id="40" w:date="2026-09-23T05:13:06Z"/>
              <w:sdt>
                <w:sdtPr>
                  <w:id w:val="537197788"/>
                  <w:tag w:val="goog_rdk_478"/>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public static void main(String[] args) {</w:t>
                    </w:r>
                  </w:ins>
                </w:sdtContent>
              </w:sdt>
              <w:ins w:author="Abinaya Saravanan" w:id="40" w:date="2026-09-23T05:13:06Z"/>
            </w:sdtContent>
          </w:sdt>
        </w:p>
      </w:sdtContent>
    </w:sdt>
    <w:sdt>
      <w:sdtPr>
        <w:id w:val="199015129"/>
        <w:tag w:val="goog_rdk_482"/>
      </w:sdtPr>
      <w:sdtContent>
        <w:p w:rsidR="00000000" w:rsidDel="00000000" w:rsidP="00000000" w:rsidRDefault="00000000" w:rsidRPr="00000000" w14:paraId="0000009B">
          <w:pPr>
            <w:numPr>
              <w:ilvl w:val="1"/>
              <w:numId w:val="6"/>
            </w:numPr>
            <w:ind w:left="502" w:hanging="360"/>
            <w:rPr>
              <w:ins w:author="Abinaya Saravanan" w:id="40" w:date="2026-09-23T05:13:06Z"/>
            </w:rPr>
          </w:pPr>
          <w:sdt>
            <w:sdtPr>
              <w:id w:val="275308658"/>
              <w:tag w:val="goog_rdk_480"/>
            </w:sdtPr>
            <w:sdtContent>
              <w:ins w:author="Abinaya Saravanan" w:id="40" w:date="2026-09-23T05:13:06Z"/>
              <w:sdt>
                <w:sdtPr>
                  <w:id w:val="504640746"/>
                  <w:tag w:val="goog_rdk_481"/>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1732056781"/>
        <w:tag w:val="goog_rdk_485"/>
      </w:sdtPr>
      <w:sdtContent>
        <w:p w:rsidR="00000000" w:rsidDel="00000000" w:rsidP="00000000" w:rsidRDefault="00000000" w:rsidRPr="00000000" w14:paraId="0000009C">
          <w:pPr>
            <w:numPr>
              <w:ilvl w:val="1"/>
              <w:numId w:val="6"/>
            </w:numPr>
            <w:ind w:left="502" w:hanging="360"/>
            <w:rPr>
              <w:ins w:author="Abinaya Saravanan" w:id="40" w:date="2026-09-23T05:13:06Z"/>
            </w:rPr>
          </w:pPr>
          <w:sdt>
            <w:sdtPr>
              <w:id w:val="-494982886"/>
              <w:tag w:val="goog_rdk_483"/>
            </w:sdtPr>
            <w:sdtContent>
              <w:ins w:author="Abinaya Saravanan" w:id="40" w:date="2026-09-23T05:13:06Z"/>
              <w:sdt>
                <w:sdtPr>
                  <w:id w:val="-1708236035"/>
                  <w:tag w:val="goog_rdk_484"/>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 1. Build interaction parameters</w:t>
                    </w:r>
                  </w:ins>
                </w:sdtContent>
              </w:sdt>
              <w:ins w:author="Abinaya Saravanan" w:id="40" w:date="2026-09-23T05:13:06Z"/>
            </w:sdtContent>
          </w:sdt>
        </w:p>
      </w:sdtContent>
    </w:sdt>
    <w:sdt>
      <w:sdtPr>
        <w:id w:val="374588448"/>
        <w:tag w:val="goog_rdk_488"/>
      </w:sdtPr>
      <w:sdtContent>
        <w:p w:rsidR="00000000" w:rsidDel="00000000" w:rsidP="00000000" w:rsidRDefault="00000000" w:rsidRPr="00000000" w14:paraId="0000009D">
          <w:pPr>
            <w:numPr>
              <w:ilvl w:val="1"/>
              <w:numId w:val="6"/>
            </w:numPr>
            <w:ind w:left="502" w:hanging="360"/>
            <w:rPr>
              <w:ins w:author="Abinaya Saravanan" w:id="40" w:date="2026-09-23T05:13:06Z"/>
            </w:rPr>
          </w:pPr>
          <w:sdt>
            <w:sdtPr>
              <w:id w:val="175906396"/>
              <w:tag w:val="goog_rdk_486"/>
            </w:sdtPr>
            <w:sdtContent>
              <w:ins w:author="Abinaya Saravanan" w:id="40" w:date="2026-09-23T05:13:06Z"/>
              <w:sdt>
                <w:sdtPr>
                  <w:id w:val="-1915241966"/>
                  <w:tag w:val="goog_rdk_48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CreateModelInteraction params = CreateModelInteraction.builder()</w:t>
                    </w:r>
                  </w:ins>
                </w:sdtContent>
              </w:sdt>
              <w:ins w:author="Abinaya Saravanan" w:id="40" w:date="2026-09-23T05:13:06Z"/>
            </w:sdtContent>
          </w:sdt>
        </w:p>
      </w:sdtContent>
    </w:sdt>
    <w:sdt>
      <w:sdtPr>
        <w:id w:val="-374373794"/>
        <w:tag w:val="goog_rdk_491"/>
      </w:sdtPr>
      <w:sdtContent>
        <w:p w:rsidR="00000000" w:rsidDel="00000000" w:rsidP="00000000" w:rsidRDefault="00000000" w:rsidRPr="00000000" w14:paraId="0000009E">
          <w:pPr>
            <w:numPr>
              <w:ilvl w:val="1"/>
              <w:numId w:val="6"/>
            </w:numPr>
            <w:ind w:left="502" w:hanging="360"/>
            <w:rPr>
              <w:ins w:author="Abinaya Saravanan" w:id="40" w:date="2026-09-23T05:13:06Z"/>
            </w:rPr>
          </w:pPr>
          <w:sdt>
            <w:sdtPr>
              <w:id w:val="1036248658"/>
              <w:tag w:val="goog_rdk_489"/>
            </w:sdtPr>
            <w:sdtContent>
              <w:ins w:author="Abinaya Saravanan" w:id="40" w:date="2026-09-23T05:13:06Z"/>
              <w:sdt>
                <w:sdtPr>
                  <w:id w:val="1165858387"/>
                  <w:tag w:val="goog_rdk_49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.model(Model.of("gemini-1.5-flash"))</w:t>
                    </w:r>
                  </w:ins>
                </w:sdtContent>
              </w:sdt>
              <w:ins w:author="Abinaya Saravanan" w:id="40" w:date="2026-09-23T05:13:06Z"/>
            </w:sdtContent>
          </w:sdt>
        </w:p>
      </w:sdtContent>
    </w:sdt>
    <w:sdt>
      <w:sdtPr>
        <w:id w:val="967149633"/>
        <w:tag w:val="goog_rdk_494"/>
      </w:sdtPr>
      <w:sdtContent>
        <w:p w:rsidR="00000000" w:rsidDel="00000000" w:rsidP="00000000" w:rsidRDefault="00000000" w:rsidRPr="00000000" w14:paraId="0000009F">
          <w:pPr>
            <w:numPr>
              <w:ilvl w:val="1"/>
              <w:numId w:val="6"/>
            </w:numPr>
            <w:ind w:left="502" w:hanging="360"/>
            <w:rPr>
              <w:ins w:author="Abinaya Saravanan" w:id="40" w:date="2026-09-23T05:13:06Z"/>
            </w:rPr>
          </w:pPr>
          <w:sdt>
            <w:sdtPr>
              <w:id w:val="-1365072655"/>
              <w:tag w:val="goog_rdk_492"/>
            </w:sdtPr>
            <w:sdtContent>
              <w:ins w:author="Abinaya Saravanan" w:id="40" w:date="2026-09-23T05:13:06Z"/>
              <w:sdt>
                <w:sdtPr>
                  <w:id w:val="-1742817341"/>
                  <w:tag w:val="goog_rdk_49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.input(InteractionsInput.of("Explain how AI works in a few sentences."))</w:t>
                    </w:r>
                  </w:ins>
                </w:sdtContent>
              </w:sdt>
              <w:ins w:author="Abinaya Saravanan" w:id="40" w:date="2026-09-23T05:13:06Z"/>
            </w:sdtContent>
          </w:sdt>
        </w:p>
      </w:sdtContent>
    </w:sdt>
    <w:sdt>
      <w:sdtPr>
        <w:id w:val="292527396"/>
        <w:tag w:val="goog_rdk_497"/>
      </w:sdtPr>
      <w:sdtContent>
        <w:p w:rsidR="00000000" w:rsidDel="00000000" w:rsidP="00000000" w:rsidRDefault="00000000" w:rsidRPr="00000000" w14:paraId="000000A0">
          <w:pPr>
            <w:numPr>
              <w:ilvl w:val="1"/>
              <w:numId w:val="6"/>
            </w:numPr>
            <w:ind w:left="502" w:hanging="360"/>
            <w:rPr>
              <w:ins w:author="Abinaya Saravanan" w:id="40" w:date="2026-09-23T05:13:06Z"/>
            </w:rPr>
          </w:pPr>
          <w:sdt>
            <w:sdtPr>
              <w:id w:val="462873211"/>
              <w:tag w:val="goog_rdk_495"/>
            </w:sdtPr>
            <w:sdtContent>
              <w:ins w:author="Abinaya Saravanan" w:id="40" w:date="2026-09-23T05:13:06Z"/>
              <w:sdt>
                <w:sdtPr>
                  <w:id w:val="-2066723579"/>
                  <w:tag w:val="goog_rdk_49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.build();</w:t>
                    </w:r>
                  </w:ins>
                </w:sdtContent>
              </w:sdt>
              <w:ins w:author="Abinaya Saravanan" w:id="40" w:date="2026-09-23T05:13:06Z"/>
            </w:sdtContent>
          </w:sdt>
        </w:p>
      </w:sdtContent>
    </w:sdt>
    <w:sdt>
      <w:sdtPr>
        <w:id w:val="-340726970"/>
        <w:tag w:val="goog_rdk_500"/>
      </w:sdtPr>
      <w:sdtContent>
        <w:p w:rsidR="00000000" w:rsidDel="00000000" w:rsidP="00000000" w:rsidRDefault="00000000" w:rsidRPr="00000000" w14:paraId="000000A1">
          <w:pPr>
            <w:numPr>
              <w:ilvl w:val="1"/>
              <w:numId w:val="6"/>
            </w:numPr>
            <w:ind w:left="502" w:hanging="360"/>
            <w:rPr>
              <w:ins w:author="Abinaya Saravanan" w:id="40" w:date="2026-09-23T05:13:06Z"/>
            </w:rPr>
          </w:pPr>
          <w:sdt>
            <w:sdtPr>
              <w:id w:val="1309819365"/>
              <w:tag w:val="goog_rdk_498"/>
            </w:sdtPr>
            <w:sdtContent>
              <w:ins w:author="Abinaya Saravanan" w:id="40" w:date="2026-09-23T05:13:06Z"/>
              <w:sdt>
                <w:sdtPr>
                  <w:id w:val="652856733"/>
                  <w:tag w:val="goog_rdk_499"/>
                </w:sdtPr>
                <w:sdtContent>
                  <w:ins w:author="Abinaya Saravanan" w:id="40" w:date="2026-09-23T05:13:06Z">
                    <w:r w:rsidDel="00000000" w:rsidR="00000000" w:rsidRPr="00000000">
                      <w:rPr>
                        <w:rtl w:val="0"/>
                      </w:rPr>
                    </w:r>
                  </w:ins>
                </w:sdtContent>
              </w:sdt>
              <w:ins w:author="Abinaya Saravanan" w:id="40" w:date="2026-09-23T05:13:06Z"/>
            </w:sdtContent>
          </w:sdt>
        </w:p>
      </w:sdtContent>
    </w:sdt>
    <w:sdt>
      <w:sdtPr>
        <w:id w:val="-597502798"/>
        <w:tag w:val="goog_rdk_503"/>
      </w:sdtPr>
      <w:sdtContent>
        <w:p w:rsidR="00000000" w:rsidDel="00000000" w:rsidP="00000000" w:rsidRDefault="00000000" w:rsidRPr="00000000" w14:paraId="000000A2">
          <w:pPr>
            <w:numPr>
              <w:ilvl w:val="1"/>
              <w:numId w:val="6"/>
            </w:numPr>
            <w:ind w:left="502" w:hanging="360"/>
            <w:rPr>
              <w:ins w:author="Abinaya Saravanan" w:id="40" w:date="2026-09-23T05:13:06Z"/>
            </w:rPr>
          </w:pPr>
          <w:sdt>
            <w:sdtPr>
              <w:id w:val="53118992"/>
              <w:tag w:val="goog_rdk_501"/>
            </w:sdtPr>
            <w:sdtContent>
              <w:ins w:author="Abinaya Saravanan" w:id="40" w:date="2026-09-23T05:13:06Z"/>
              <w:sdt>
                <w:sdtPr>
                  <w:id w:val="-2132695965"/>
                  <w:tag w:val="goog_rdk_502"/>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 2. Create interaction call</w:t>
                    </w:r>
                  </w:ins>
                </w:sdtContent>
              </w:sdt>
              <w:ins w:author="Abinaya Saravanan" w:id="40" w:date="2026-09-23T05:13:06Z"/>
            </w:sdtContent>
          </w:sdt>
        </w:p>
      </w:sdtContent>
    </w:sdt>
    <w:sdt>
      <w:sdtPr>
        <w:id w:val="-73821179"/>
        <w:tag w:val="goog_rdk_506"/>
      </w:sdtPr>
      <w:sdtContent>
        <w:p w:rsidR="00000000" w:rsidDel="00000000" w:rsidP="00000000" w:rsidRDefault="00000000" w:rsidRPr="00000000" w14:paraId="000000A3">
          <w:pPr>
            <w:numPr>
              <w:ilvl w:val="1"/>
              <w:numId w:val="6"/>
            </w:numPr>
            <w:ind w:left="502" w:hanging="360"/>
            <w:rPr>
              <w:ins w:author="Abinaya Saravanan" w:id="40" w:date="2026-09-23T05:13:06Z"/>
            </w:rPr>
          </w:pPr>
          <w:sdt>
            <w:sdtPr>
              <w:id w:val="1307898234"/>
              <w:tag w:val="goog_rdk_504"/>
            </w:sdtPr>
            <w:sdtContent>
              <w:ins w:author="Abinaya Saravanan" w:id="40" w:date="2026-09-23T05:13:06Z"/>
              <w:sdt>
                <w:sdtPr>
                  <w:id w:val="-719017461"/>
                  <w:tag w:val="goog_rdk_50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Interaction interaction = client.interactions()</w:t>
                    </w:r>
                  </w:ins>
                </w:sdtContent>
              </w:sdt>
              <w:ins w:author="Abinaya Saravanan" w:id="40" w:date="2026-09-23T05:13:06Z"/>
            </w:sdtContent>
          </w:sdt>
        </w:p>
      </w:sdtContent>
    </w:sdt>
    <w:sdt>
      <w:sdtPr>
        <w:id w:val="1179299785"/>
        <w:tag w:val="goog_rdk_509"/>
      </w:sdtPr>
      <w:sdtContent>
        <w:p w:rsidR="00000000" w:rsidDel="00000000" w:rsidP="00000000" w:rsidRDefault="00000000" w:rsidRPr="00000000" w14:paraId="000000A4">
          <w:pPr>
            <w:numPr>
              <w:ilvl w:val="1"/>
              <w:numId w:val="6"/>
            </w:numPr>
            <w:ind w:left="502" w:hanging="360"/>
            <w:rPr>
              <w:ins w:author="Abinaya Saravanan" w:id="40" w:date="2026-09-23T05:13:06Z"/>
            </w:rPr>
          </w:pPr>
          <w:sdt>
            <w:sdtPr>
              <w:id w:val="8771576"/>
              <w:tag w:val="goog_rdk_507"/>
            </w:sdtPr>
            <w:sdtContent>
              <w:ins w:author="Abinaya Saravanan" w:id="40" w:date="2026-09-23T05:13:06Z"/>
              <w:sdt>
                <w:sdtPr>
                  <w:id w:val="594702516"/>
                  <w:tag w:val="goog_rdk_508"/>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.create(CreateModelInteractionRequestBody.of(params))</w:t>
                    </w:r>
                  </w:ins>
                </w:sdtContent>
              </w:sdt>
              <w:ins w:author="Abinaya Saravanan" w:id="40" w:date="2026-09-23T05:13:06Z"/>
            </w:sdtContent>
          </w:sdt>
        </w:p>
      </w:sdtContent>
    </w:sdt>
    <w:sdt>
      <w:sdtPr>
        <w:id w:val="-444646095"/>
        <w:tag w:val="goog_rdk_512"/>
      </w:sdtPr>
      <w:sdtContent>
        <w:p w:rsidR="00000000" w:rsidDel="00000000" w:rsidP="00000000" w:rsidRDefault="00000000" w:rsidRPr="00000000" w14:paraId="000000A5">
          <w:pPr>
            <w:numPr>
              <w:ilvl w:val="1"/>
              <w:numId w:val="6"/>
            </w:numPr>
            <w:ind w:left="502" w:hanging="360"/>
            <w:rPr>
              <w:ins w:author="Abinaya Saravanan" w:id="40" w:date="2026-09-23T05:13:06Z"/>
            </w:rPr>
          </w:pPr>
          <w:sdt>
            <w:sdtPr>
              <w:id w:val="-1915835479"/>
              <w:tag w:val="goog_rdk_510"/>
            </w:sdtPr>
            <w:sdtContent>
              <w:ins w:author="Abinaya Saravanan" w:id="40" w:date="2026-09-23T05:13:06Z"/>
              <w:sdt>
                <w:sdtPr>
                  <w:id w:val="-393716782"/>
                  <w:tag w:val="goog_rdk_511"/>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.interaction()</w:t>
                    </w:r>
                  </w:ins>
                </w:sdtContent>
              </w:sdt>
              <w:ins w:author="Abinaya Saravanan" w:id="40" w:date="2026-09-23T05:13:06Z"/>
            </w:sdtContent>
          </w:sdt>
        </w:p>
      </w:sdtContent>
    </w:sdt>
    <w:sdt>
      <w:sdtPr>
        <w:id w:val="-1348734724"/>
        <w:tag w:val="goog_rdk_515"/>
      </w:sdtPr>
      <w:sdtContent>
        <w:p w:rsidR="00000000" w:rsidDel="00000000" w:rsidP="00000000" w:rsidRDefault="00000000" w:rsidRPr="00000000" w14:paraId="000000A6">
          <w:pPr>
            <w:numPr>
              <w:ilvl w:val="1"/>
              <w:numId w:val="6"/>
            </w:numPr>
            <w:ind w:left="502" w:hanging="360"/>
            <w:rPr>
              <w:ins w:author="Abinaya Saravanan" w:id="40" w:date="2026-09-23T05:13:06Z"/>
            </w:rPr>
          </w:pPr>
          <w:sdt>
            <w:sdtPr>
              <w:id w:val="601110252"/>
              <w:tag w:val="goog_rdk_513"/>
            </w:sdtPr>
            <w:sdtContent>
              <w:ins w:author="Abinaya Saravanan" w:id="40" w:date="2026-09-23T05:13:06Z"/>
              <w:sdt>
                <w:sdtPr>
                  <w:id w:val="1831177599"/>
                  <w:tag w:val="goog_rdk_514"/>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.get();</w:t>
                    </w:r>
                  </w:ins>
                </w:sdtContent>
              </w:sdt>
              <w:ins w:author="Abinaya Saravanan" w:id="40" w:date="2026-09-23T05:13:06Z"/>
            </w:sdtContent>
          </w:sdt>
        </w:p>
      </w:sdtContent>
    </w:sdt>
    <w:sdt>
      <w:sdtPr>
        <w:id w:val="-1029110833"/>
        <w:tag w:val="goog_rdk_518"/>
      </w:sdtPr>
      <w:sdtContent>
        <w:p w:rsidR="00000000" w:rsidDel="00000000" w:rsidP="00000000" w:rsidRDefault="00000000" w:rsidRPr="00000000" w14:paraId="000000A7">
          <w:pPr>
            <w:numPr>
              <w:ilvl w:val="1"/>
              <w:numId w:val="6"/>
            </w:numPr>
            <w:ind w:left="502" w:hanging="360"/>
            <w:rPr>
              <w:ins w:author="Abinaya Saravanan" w:id="40" w:date="2026-09-23T05:13:06Z"/>
            </w:rPr>
          </w:pPr>
          <w:sdt>
            <w:sdtPr>
              <w:id w:val="1928804066"/>
              <w:tag w:val="goog_rdk_516"/>
            </w:sdtPr>
            <w:sdtContent>
              <w:ins w:author="Abinaya Saravanan" w:id="40" w:date="2026-09-23T05:13:06Z"/>
              <w:sdt>
                <w:sdtPr>
                  <w:id w:val="-927883265"/>
                  <w:tag w:val="goog_rdk_51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1237574808"/>
        <w:tag w:val="goog_rdk_521"/>
      </w:sdtPr>
      <w:sdtContent>
        <w:p w:rsidR="00000000" w:rsidDel="00000000" w:rsidP="00000000" w:rsidRDefault="00000000" w:rsidRPr="00000000" w14:paraId="000000A8">
          <w:pPr>
            <w:numPr>
              <w:ilvl w:val="1"/>
              <w:numId w:val="6"/>
            </w:numPr>
            <w:ind w:left="502" w:hanging="360"/>
            <w:rPr>
              <w:ins w:author="Abinaya Saravanan" w:id="40" w:date="2026-09-23T05:13:06Z"/>
            </w:rPr>
          </w:pPr>
          <w:sdt>
            <w:sdtPr>
              <w:id w:val="-1270267904"/>
              <w:tag w:val="goog_rdk_519"/>
            </w:sdtPr>
            <w:sdtContent>
              <w:ins w:author="Abinaya Saravanan" w:id="40" w:date="2026-09-23T05:13:06Z"/>
              <w:sdt>
                <w:sdtPr>
                  <w:id w:val="990916204"/>
                  <w:tag w:val="goog_rdk_52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System.out.println("Gemini Interaction Initialized");</w:t>
                    </w:r>
                  </w:ins>
                </w:sdtContent>
              </w:sdt>
              <w:ins w:author="Abinaya Saravanan" w:id="40" w:date="2026-09-23T05:13:06Z"/>
            </w:sdtContent>
          </w:sdt>
        </w:p>
      </w:sdtContent>
    </w:sdt>
    <w:sdt>
      <w:sdtPr>
        <w:id w:val="-618350162"/>
        <w:tag w:val="goog_rdk_524"/>
      </w:sdtPr>
      <w:sdtContent>
        <w:p w:rsidR="00000000" w:rsidDel="00000000" w:rsidP="00000000" w:rsidRDefault="00000000" w:rsidRPr="00000000" w14:paraId="000000A9">
          <w:pPr>
            <w:numPr>
              <w:ilvl w:val="1"/>
              <w:numId w:val="6"/>
            </w:numPr>
            <w:ind w:left="502" w:hanging="360"/>
            <w:rPr>
              <w:ins w:author="Abinaya Saravanan" w:id="40" w:date="2026-09-23T05:13:06Z"/>
            </w:rPr>
          </w:pPr>
          <w:sdt>
            <w:sdtPr>
              <w:id w:val="103282259"/>
              <w:tag w:val="goog_rdk_522"/>
            </w:sdtPr>
            <w:sdtContent>
              <w:ins w:author="Abinaya Saravanan" w:id="40" w:date="2026-09-23T05:13:06Z"/>
              <w:sdt>
                <w:sdtPr>
                  <w:id w:val="-1469369720"/>
                  <w:tag w:val="goog_rdk_52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1600238527"/>
        <w:tag w:val="goog_rdk_527"/>
      </w:sdtPr>
      <w:sdtContent>
        <w:p w:rsidR="00000000" w:rsidDel="00000000" w:rsidP="00000000" w:rsidRDefault="00000000" w:rsidRPr="00000000" w14:paraId="000000AA">
          <w:pPr>
            <w:numPr>
              <w:ilvl w:val="1"/>
              <w:numId w:val="6"/>
            </w:numPr>
            <w:ind w:left="502" w:hanging="360"/>
            <w:rPr>
              <w:ins w:author="Abinaya Saravanan" w:id="40" w:date="2026-09-23T05:13:06Z"/>
            </w:rPr>
          </w:pPr>
          <w:sdt>
            <w:sdtPr>
              <w:id w:val="597201697"/>
              <w:tag w:val="goog_rdk_525"/>
            </w:sdtPr>
            <w:sdtContent>
              <w:ins w:author="Abinaya Saravanan" w:id="40" w:date="2026-09-23T05:13:06Z"/>
              <w:sdt>
                <w:sdtPr>
                  <w:id w:val="-788648700"/>
                  <w:tag w:val="goog_rdk_52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w:t>
                    </w:r>
                  </w:ins>
                </w:sdtContent>
              </w:sdt>
              <w:ins w:author="Abinaya Saravanan" w:id="40" w:date="2026-09-23T05:13:06Z"/>
            </w:sdtContent>
          </w:sdt>
        </w:p>
      </w:sdtContent>
    </w:sdt>
    <w:sdt>
      <w:sdtPr>
        <w:id w:val="500838969"/>
        <w:tag w:val="goog_rdk_530"/>
      </w:sdtPr>
      <w:sdtContent>
        <w:p w:rsidR="00000000" w:rsidDel="00000000" w:rsidP="00000000" w:rsidRDefault="00000000" w:rsidRPr="00000000" w14:paraId="000000AB">
          <w:pPr>
            <w:numPr>
              <w:ilvl w:val="1"/>
              <w:numId w:val="6"/>
            </w:numPr>
            <w:ind w:left="502" w:hanging="360"/>
            <w:rPr>
              <w:ins w:author="Abinaya Saravanan" w:id="40" w:date="2026-09-23T05:13:06Z"/>
            </w:rPr>
          </w:pPr>
          <w:sdt>
            <w:sdtPr>
              <w:id w:val="-803357999"/>
              <w:tag w:val="goog_rdk_528"/>
            </w:sdtPr>
            <w:sdtContent>
              <w:ins w:author="Abinaya Saravanan" w:id="40" w:date="2026-09-23T05:13:06Z"/>
              <w:sdt>
                <w:sdtPr>
                  <w:id w:val="1445732361"/>
                  <w:tag w:val="goog_rdk_529"/>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com.google.genai.gaos.models.Model;</w:t>
                    </w:r>
                  </w:ins>
                </w:sdtContent>
              </w:sdt>
              <w:ins w:author="Abinaya Saravanan" w:id="40" w:date="2026-09-23T05:13:06Z"/>
            </w:sdtContent>
          </w:sdt>
        </w:p>
      </w:sdtContent>
    </w:sdt>
    <w:sdt>
      <w:sdtPr>
        <w:id w:val="1567863405"/>
        <w:tag w:val="goog_rdk_533"/>
      </w:sdtPr>
      <w:sdtContent>
        <w:p w:rsidR="00000000" w:rsidDel="00000000" w:rsidP="00000000" w:rsidRDefault="00000000" w:rsidRPr="00000000" w14:paraId="000000AC">
          <w:pPr>
            <w:numPr>
              <w:ilvl w:val="1"/>
              <w:numId w:val="6"/>
            </w:numPr>
            <w:ind w:left="502" w:hanging="360"/>
            <w:rPr>
              <w:ins w:author="Abinaya Saravanan" w:id="40" w:date="2026-09-23T05:13:06Z"/>
            </w:rPr>
          </w:pPr>
          <w:sdt>
            <w:sdtPr>
              <w:id w:val="251766099"/>
              <w:tag w:val="goog_rdk_531"/>
            </w:sdtPr>
            <w:sdtContent>
              <w:ins w:author="Abinaya Saravanan" w:id="40" w:date="2026-09-23T05:13:06Z"/>
              <w:sdt>
                <w:sdtPr>
                  <w:id w:val="-1117103319"/>
                  <w:tag w:val="goog_rdk_532"/>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com.google.genai.gaos.models.interactions.CreateModelInteraction;</w:t>
                    </w:r>
                  </w:ins>
                </w:sdtContent>
              </w:sdt>
              <w:ins w:author="Abinaya Saravanan" w:id="40" w:date="2026-09-23T05:13:06Z"/>
            </w:sdtContent>
          </w:sdt>
        </w:p>
      </w:sdtContent>
    </w:sdt>
    <w:sdt>
      <w:sdtPr>
        <w:id w:val="68326658"/>
        <w:tag w:val="goog_rdk_536"/>
      </w:sdtPr>
      <w:sdtContent>
        <w:p w:rsidR="00000000" w:rsidDel="00000000" w:rsidP="00000000" w:rsidRDefault="00000000" w:rsidRPr="00000000" w14:paraId="000000AD">
          <w:pPr>
            <w:numPr>
              <w:ilvl w:val="1"/>
              <w:numId w:val="6"/>
            </w:numPr>
            <w:ind w:left="502" w:hanging="360"/>
            <w:rPr>
              <w:ins w:author="Abinaya Saravanan" w:id="40" w:date="2026-09-23T05:13:06Z"/>
            </w:rPr>
          </w:pPr>
          <w:sdt>
            <w:sdtPr>
              <w:id w:val="1649316410"/>
              <w:tag w:val="goog_rdk_534"/>
            </w:sdtPr>
            <w:sdtContent>
              <w:ins w:author="Abinaya Saravanan" w:id="40" w:date="2026-09-23T05:13:06Z"/>
              <w:sdt>
                <w:sdtPr>
                  <w:id w:val="1758073677"/>
                  <w:tag w:val="goog_rdk_53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w:t>
                    </w:r>
                  </w:ins>
                </w:sdtContent>
              </w:sdt>
              <w:ins w:author="Abinaya Saravanan" w:id="40" w:date="2026-09-23T05:13:06Z"/>
            </w:sdtContent>
          </w:sdt>
        </w:p>
      </w:sdtContent>
    </w:sdt>
    <w:sdt>
      <w:sdtPr>
        <w:id w:val="-1032278238"/>
        <w:tag w:val="goog_rdk_539"/>
      </w:sdtPr>
      <w:sdtContent>
        <w:p w:rsidR="00000000" w:rsidDel="00000000" w:rsidP="00000000" w:rsidRDefault="00000000" w:rsidRPr="00000000" w14:paraId="000000AE">
          <w:pPr>
            <w:numPr>
              <w:ilvl w:val="1"/>
              <w:numId w:val="6"/>
            </w:numPr>
            <w:ind w:left="502" w:hanging="360"/>
            <w:rPr>
              <w:ins w:author="Abinaya Saravanan" w:id="40" w:date="2026-09-23T05:13:06Z"/>
            </w:rPr>
          </w:pPr>
          <w:sdt>
            <w:sdtPr>
              <w:id w:val="-621833972"/>
              <w:tag w:val="goog_rdk_537"/>
            </w:sdtPr>
            <w:sdtContent>
              <w:ins w:author="Abinaya Saravanan" w:id="40" w:date="2026-09-23T05:13:06Z"/>
              <w:sdt>
                <w:sdtPr>
                  <w:id w:val="-332738245"/>
                  <w:tag w:val="goog_rdk_538"/>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import com.google.genai.gaos.models.interactions.InteractionsInput;</w:t>
                    </w:r>
                  </w:ins>
                </w:sdtContent>
              </w:sdt>
              <w:ins w:author="Abinaya Saravanan" w:id="40" w:date="2026-09-23T05:13:06Z"/>
            </w:sdtContent>
          </w:sdt>
        </w:p>
      </w:sdtContent>
    </w:sdt>
    <w:sdt>
      <w:sdtPr>
        <w:id w:val="-1519145787"/>
        <w:tag w:val="goog_rdk_542"/>
      </w:sdtPr>
      <w:sdtContent>
        <w:p w:rsidR="00000000" w:rsidDel="00000000" w:rsidP="00000000" w:rsidRDefault="00000000" w:rsidRPr="00000000" w14:paraId="000000AF">
          <w:pPr>
            <w:numPr>
              <w:ilvl w:val="1"/>
              <w:numId w:val="6"/>
            </w:numPr>
            <w:ind w:left="502" w:hanging="360"/>
            <w:rPr>
              <w:ins w:author="Abinaya Saravanan" w:id="40" w:date="2026-09-23T05:13:06Z"/>
            </w:rPr>
          </w:pPr>
          <w:sdt>
            <w:sdtPr>
              <w:id w:val="-1196189914"/>
              <w:tag w:val="goog_rdk_540"/>
            </w:sdtPr>
            <w:sdtContent>
              <w:ins w:author="Abinaya Saravanan" w:id="40" w:date="2026-09-23T05:13:06Z"/>
              <w:sdt>
                <w:sdtPr>
                  <w:id w:val="1029678837"/>
                  <w:tag w:val="goog_rdk_541"/>
                </w:sdtPr>
                <w:sdtContent>
                  <w:ins w:author="Abinaya Saravanan" w:id="40" w:date="2026-09-23T05:13:06Z">
                    <w:r w:rsidDel="00000000" w:rsidR="00000000" w:rsidRPr="00000000">
                      <w:rPr>
                        <w:rtl w:val="0"/>
                      </w:rPr>
                    </w:r>
                  </w:ins>
                </w:sdtContent>
              </w:sdt>
              <w:ins w:author="Abinaya Saravanan" w:id="40" w:date="2026-09-23T05:13:06Z"/>
            </w:sdtContent>
          </w:sdt>
        </w:p>
      </w:sdtContent>
    </w:sdt>
    <w:sdt>
      <w:sdtPr>
        <w:id w:val="1485128767"/>
        <w:tag w:val="goog_rdk_545"/>
      </w:sdtPr>
      <w:sdtContent>
        <w:p w:rsidR="00000000" w:rsidDel="00000000" w:rsidP="00000000" w:rsidRDefault="00000000" w:rsidRPr="00000000" w14:paraId="000000B0">
          <w:pPr>
            <w:numPr>
              <w:ilvl w:val="1"/>
              <w:numId w:val="6"/>
            </w:numPr>
            <w:ind w:left="502" w:hanging="360"/>
            <w:rPr>
              <w:ins w:author="Abinaya Saravanan" w:id="40" w:date="2026-09-23T05:13:06Z"/>
            </w:rPr>
          </w:pPr>
          <w:sdt>
            <w:sdtPr>
              <w:id w:val="-1238571547"/>
              <w:tag w:val="goog_rdk_543"/>
            </w:sdtPr>
            <w:sdtContent>
              <w:ins w:author="Abinaya Saravanan" w:id="40" w:date="2026-09-23T05:13:06Z"/>
              <w:sdt>
                <w:sdtPr>
                  <w:id w:val="-53395684"/>
                  <w:tag w:val="goog_rdk_544"/>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public class GeminiExample {</w:t>
                    </w:r>
                  </w:ins>
                </w:sdtContent>
              </w:sdt>
              <w:ins w:author="Abinaya Saravanan" w:id="40" w:date="2026-09-23T05:13:06Z"/>
            </w:sdtContent>
          </w:sdt>
        </w:p>
      </w:sdtContent>
    </w:sdt>
    <w:sdt>
      <w:sdtPr>
        <w:id w:val="24065956"/>
        <w:tag w:val="goog_rdk_548"/>
      </w:sdtPr>
      <w:sdtContent>
        <w:p w:rsidR="00000000" w:rsidDel="00000000" w:rsidP="00000000" w:rsidRDefault="00000000" w:rsidRPr="00000000" w14:paraId="000000B1">
          <w:pPr>
            <w:numPr>
              <w:ilvl w:val="1"/>
              <w:numId w:val="6"/>
            </w:numPr>
            <w:ind w:left="502" w:hanging="360"/>
            <w:rPr>
              <w:ins w:author="Abinaya Saravanan" w:id="40" w:date="2026-09-23T05:13:06Z"/>
            </w:rPr>
          </w:pPr>
          <w:sdt>
            <w:sdtPr>
              <w:id w:val="-509164999"/>
              <w:tag w:val="goog_rdk_546"/>
            </w:sdtPr>
            <w:sdtContent>
              <w:ins w:author="Abinaya Saravanan" w:id="40" w:date="2026-09-23T05:13:06Z"/>
              <w:sdt>
                <w:sdtPr>
                  <w:id w:val="2070328358"/>
                  <w:tag w:val="goog_rdk_54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public static void main(String[] args) {</w:t>
                    </w:r>
                  </w:ins>
                </w:sdtContent>
              </w:sdt>
              <w:ins w:author="Abinaya Saravanan" w:id="40" w:date="2026-09-23T05:13:06Z"/>
            </w:sdtContent>
          </w:sdt>
        </w:p>
      </w:sdtContent>
    </w:sdt>
    <w:sdt>
      <w:sdtPr>
        <w:id w:val="1598891931"/>
        <w:tag w:val="goog_rdk_551"/>
      </w:sdtPr>
      <w:sdtContent>
        <w:p w:rsidR="00000000" w:rsidDel="00000000" w:rsidP="00000000" w:rsidRDefault="00000000" w:rsidRPr="00000000" w14:paraId="000000B2">
          <w:pPr>
            <w:numPr>
              <w:ilvl w:val="1"/>
              <w:numId w:val="6"/>
            </w:numPr>
            <w:ind w:left="502" w:hanging="360"/>
            <w:rPr>
              <w:ins w:author="Abinaya Saravanan" w:id="40" w:date="2026-09-23T05:13:06Z"/>
            </w:rPr>
          </w:pPr>
          <w:sdt>
            <w:sdtPr>
              <w:id w:val="296450343"/>
              <w:tag w:val="goog_rdk_549"/>
            </w:sdtPr>
            <w:sdtContent>
              <w:ins w:author="Abinaya Saravanan" w:id="40" w:date="2026-09-23T05:13:06Z"/>
              <w:sdt>
                <w:sdtPr>
                  <w:id w:val="834616414"/>
                  <w:tag w:val="goog_rdk_55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1020905906"/>
        <w:tag w:val="goog_rdk_554"/>
      </w:sdtPr>
      <w:sdtContent>
        <w:p w:rsidR="00000000" w:rsidDel="00000000" w:rsidP="00000000" w:rsidRDefault="00000000" w:rsidRPr="00000000" w14:paraId="000000B3">
          <w:pPr>
            <w:numPr>
              <w:ilvl w:val="1"/>
              <w:numId w:val="6"/>
            </w:numPr>
            <w:ind w:left="502" w:hanging="360"/>
            <w:rPr>
              <w:ins w:author="Abinaya Saravanan" w:id="40" w:date="2026-09-23T05:13:06Z"/>
            </w:rPr>
          </w:pPr>
          <w:sdt>
            <w:sdtPr>
              <w:id w:val="-1730889554"/>
              <w:tag w:val="goog_rdk_552"/>
            </w:sdtPr>
            <w:sdtContent>
              <w:ins w:author="Abinaya Saravanan" w:id="40" w:date="2026-09-23T05:13:06Z"/>
              <w:sdt>
                <w:sdtPr>
                  <w:id w:val="335979515"/>
                  <w:tag w:val="goog_rdk_55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 1. Build interaction parameters</w:t>
                    </w:r>
                  </w:ins>
                </w:sdtContent>
              </w:sdt>
              <w:ins w:author="Abinaya Saravanan" w:id="40" w:date="2026-09-23T05:13:06Z"/>
            </w:sdtContent>
          </w:sdt>
        </w:p>
      </w:sdtContent>
    </w:sdt>
    <w:sdt>
      <w:sdtPr>
        <w:id w:val="-1960805976"/>
        <w:tag w:val="goog_rdk_557"/>
      </w:sdtPr>
      <w:sdtContent>
        <w:p w:rsidR="00000000" w:rsidDel="00000000" w:rsidP="00000000" w:rsidRDefault="00000000" w:rsidRPr="00000000" w14:paraId="000000B4">
          <w:pPr>
            <w:numPr>
              <w:ilvl w:val="1"/>
              <w:numId w:val="6"/>
            </w:numPr>
            <w:ind w:left="502" w:hanging="360"/>
            <w:rPr>
              <w:ins w:author="Abinaya Saravanan" w:id="40" w:date="2026-09-23T05:13:06Z"/>
            </w:rPr>
          </w:pPr>
          <w:sdt>
            <w:sdtPr>
              <w:id w:val="-639617857"/>
              <w:tag w:val="goog_rdk_555"/>
            </w:sdtPr>
            <w:sdtContent>
              <w:ins w:author="Abinaya Saravanan" w:id="40" w:date="2026-09-23T05:13:06Z"/>
              <w:sdt>
                <w:sdtPr>
                  <w:id w:val="-1930520824"/>
                  <w:tag w:val="goog_rdk_55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CreateModelInteraction params = CreateModelInteraction.builder()</w:t>
                    </w:r>
                  </w:ins>
                </w:sdtContent>
              </w:sdt>
              <w:ins w:author="Abinaya Saravanan" w:id="40" w:date="2026-09-23T05:13:06Z"/>
            </w:sdtContent>
          </w:sdt>
        </w:p>
      </w:sdtContent>
    </w:sdt>
    <w:sdt>
      <w:sdtPr>
        <w:id w:val="79707523"/>
        <w:tag w:val="goog_rdk_560"/>
      </w:sdtPr>
      <w:sdtContent>
        <w:p w:rsidR="00000000" w:rsidDel="00000000" w:rsidP="00000000" w:rsidRDefault="00000000" w:rsidRPr="00000000" w14:paraId="000000B5">
          <w:pPr>
            <w:numPr>
              <w:ilvl w:val="1"/>
              <w:numId w:val="6"/>
            </w:numPr>
            <w:ind w:left="502" w:hanging="360"/>
            <w:rPr>
              <w:ins w:author="Abinaya Saravanan" w:id="40" w:date="2026-09-23T05:13:06Z"/>
            </w:rPr>
          </w:pPr>
          <w:sdt>
            <w:sdtPr>
              <w:id w:val="-1035821655"/>
              <w:tag w:val="goog_rdk_558"/>
            </w:sdtPr>
            <w:sdtContent>
              <w:ins w:author="Abinaya Saravanan" w:id="40" w:date="2026-09-23T05:13:06Z"/>
              <w:sdt>
                <w:sdtPr>
                  <w:id w:val="-241779155"/>
                  <w:tag w:val="goog_rdk_559"/>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.model(Model.of("gemini-1.5-flash"))</w:t>
                    </w:r>
                  </w:ins>
                </w:sdtContent>
              </w:sdt>
              <w:ins w:author="Abinaya Saravanan" w:id="40" w:date="2026-09-23T05:13:06Z"/>
            </w:sdtContent>
          </w:sdt>
        </w:p>
      </w:sdtContent>
    </w:sdt>
    <w:sdt>
      <w:sdtPr>
        <w:id w:val="-35842402"/>
        <w:tag w:val="goog_rdk_563"/>
      </w:sdtPr>
      <w:sdtContent>
        <w:p w:rsidR="00000000" w:rsidDel="00000000" w:rsidP="00000000" w:rsidRDefault="00000000" w:rsidRPr="00000000" w14:paraId="000000B6">
          <w:pPr>
            <w:numPr>
              <w:ilvl w:val="1"/>
              <w:numId w:val="6"/>
            </w:numPr>
            <w:ind w:left="502" w:hanging="360"/>
            <w:rPr>
              <w:ins w:author="Abinaya Saravanan" w:id="40" w:date="2026-09-23T05:13:06Z"/>
            </w:rPr>
          </w:pPr>
          <w:sdt>
            <w:sdtPr>
              <w:id w:val="-21829646"/>
              <w:tag w:val="goog_rdk_561"/>
            </w:sdtPr>
            <w:sdtContent>
              <w:ins w:author="Abinaya Saravanan" w:id="40" w:date="2026-09-23T05:13:06Z"/>
              <w:sdt>
                <w:sdtPr>
                  <w:id w:val="-278026879"/>
                  <w:tag w:val="goog_rdk_562"/>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.input(InteractionsInput.of("Explain how AI works in a few sentences."))</w:t>
                    </w:r>
                  </w:ins>
                </w:sdtContent>
              </w:sdt>
              <w:ins w:author="Abinaya Saravanan" w:id="40" w:date="2026-09-23T05:13:06Z"/>
            </w:sdtContent>
          </w:sdt>
        </w:p>
      </w:sdtContent>
    </w:sdt>
    <w:sdt>
      <w:sdtPr>
        <w:id w:val="-684276488"/>
        <w:tag w:val="goog_rdk_566"/>
      </w:sdtPr>
      <w:sdtContent>
        <w:p w:rsidR="00000000" w:rsidDel="00000000" w:rsidP="00000000" w:rsidRDefault="00000000" w:rsidRPr="00000000" w14:paraId="000000B7">
          <w:pPr>
            <w:numPr>
              <w:ilvl w:val="1"/>
              <w:numId w:val="6"/>
            </w:numPr>
            <w:ind w:left="502" w:hanging="360"/>
            <w:rPr>
              <w:ins w:author="Abinaya Saravanan" w:id="40" w:date="2026-09-23T05:13:06Z"/>
            </w:rPr>
          </w:pPr>
          <w:sdt>
            <w:sdtPr>
              <w:id w:val="-228073233"/>
              <w:tag w:val="goog_rdk_564"/>
            </w:sdtPr>
            <w:sdtContent>
              <w:ins w:author="Abinaya Saravanan" w:id="40" w:date="2026-09-23T05:13:06Z"/>
              <w:sdt>
                <w:sdtPr>
                  <w:id w:val="-866878894"/>
                  <w:tag w:val="goog_rdk_56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.build();</w:t>
                    </w:r>
                  </w:ins>
                </w:sdtContent>
              </w:sdt>
              <w:ins w:author="Abinaya Saravanan" w:id="40" w:date="2026-09-23T05:13:06Z"/>
            </w:sdtContent>
          </w:sdt>
        </w:p>
      </w:sdtContent>
    </w:sdt>
    <w:sdt>
      <w:sdtPr>
        <w:id w:val="-1630280307"/>
        <w:tag w:val="goog_rdk_569"/>
      </w:sdtPr>
      <w:sdtContent>
        <w:p w:rsidR="00000000" w:rsidDel="00000000" w:rsidP="00000000" w:rsidRDefault="00000000" w:rsidRPr="00000000" w14:paraId="000000B8">
          <w:pPr>
            <w:numPr>
              <w:ilvl w:val="1"/>
              <w:numId w:val="6"/>
            </w:numPr>
            <w:ind w:left="502" w:hanging="360"/>
            <w:rPr>
              <w:ins w:author="Abinaya Saravanan" w:id="40" w:date="2026-09-23T05:13:06Z"/>
            </w:rPr>
          </w:pPr>
          <w:sdt>
            <w:sdtPr>
              <w:id w:val="386013024"/>
              <w:tag w:val="goog_rdk_567"/>
            </w:sdtPr>
            <w:sdtContent>
              <w:ins w:author="Abinaya Saravanan" w:id="40" w:date="2026-09-23T05:13:06Z"/>
              <w:sdt>
                <w:sdtPr>
                  <w:id w:val="1351586822"/>
                  <w:tag w:val="goog_rdk_568"/>
                </w:sdtPr>
                <w:sdtContent>
                  <w:ins w:author="Abinaya Saravanan" w:id="40" w:date="2026-09-23T05:13:06Z">
                    <w:r w:rsidDel="00000000" w:rsidR="00000000" w:rsidRPr="00000000">
                      <w:rPr>
                        <w:rtl w:val="0"/>
                      </w:rPr>
                    </w:r>
                  </w:ins>
                </w:sdtContent>
              </w:sdt>
              <w:ins w:author="Abinaya Saravanan" w:id="40" w:date="2026-09-23T05:13:06Z"/>
            </w:sdtContent>
          </w:sdt>
        </w:p>
      </w:sdtContent>
    </w:sdt>
    <w:sdt>
      <w:sdtPr>
        <w:id w:val="-1818986798"/>
        <w:tag w:val="goog_rdk_572"/>
      </w:sdtPr>
      <w:sdtContent>
        <w:p w:rsidR="00000000" w:rsidDel="00000000" w:rsidP="00000000" w:rsidRDefault="00000000" w:rsidRPr="00000000" w14:paraId="000000B9">
          <w:pPr>
            <w:numPr>
              <w:ilvl w:val="1"/>
              <w:numId w:val="6"/>
            </w:numPr>
            <w:ind w:left="502" w:hanging="360"/>
            <w:rPr>
              <w:ins w:author="Abinaya Saravanan" w:id="40" w:date="2026-09-23T05:13:06Z"/>
            </w:rPr>
          </w:pPr>
          <w:sdt>
            <w:sdtPr>
              <w:id w:val="1885081630"/>
              <w:tag w:val="goog_rdk_570"/>
            </w:sdtPr>
            <w:sdtContent>
              <w:ins w:author="Abinaya Saravanan" w:id="40" w:date="2026-09-23T05:13:06Z"/>
              <w:sdt>
                <w:sdtPr>
                  <w:id w:val="-649212074"/>
                  <w:tag w:val="goog_rdk_571"/>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 2. Create interaction call</w:t>
                    </w:r>
                  </w:ins>
                </w:sdtContent>
              </w:sdt>
              <w:ins w:author="Abinaya Saravanan" w:id="40" w:date="2026-09-23T05:13:06Z"/>
            </w:sdtContent>
          </w:sdt>
        </w:p>
      </w:sdtContent>
    </w:sdt>
    <w:sdt>
      <w:sdtPr>
        <w:id w:val="1990338841"/>
        <w:tag w:val="goog_rdk_575"/>
      </w:sdtPr>
      <w:sdtContent>
        <w:p w:rsidR="00000000" w:rsidDel="00000000" w:rsidP="00000000" w:rsidRDefault="00000000" w:rsidRPr="00000000" w14:paraId="000000BA">
          <w:pPr>
            <w:numPr>
              <w:ilvl w:val="1"/>
              <w:numId w:val="6"/>
            </w:numPr>
            <w:ind w:left="502" w:hanging="360"/>
            <w:rPr>
              <w:ins w:author="Abinaya Saravanan" w:id="40" w:date="2026-09-23T05:13:06Z"/>
            </w:rPr>
          </w:pPr>
          <w:sdt>
            <w:sdtPr>
              <w:id w:val="750439748"/>
              <w:tag w:val="goog_rdk_573"/>
            </w:sdtPr>
            <w:sdtContent>
              <w:ins w:author="Abinaya Saravanan" w:id="40" w:date="2026-09-23T05:13:06Z"/>
              <w:sdt>
                <w:sdtPr>
                  <w:id w:val="1641068368"/>
                  <w:tag w:val="goog_rdk_574"/>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Interaction interaction = client.interactions()</w:t>
                    </w:r>
                  </w:ins>
                </w:sdtContent>
              </w:sdt>
              <w:ins w:author="Abinaya Saravanan" w:id="40" w:date="2026-09-23T05:13:06Z"/>
            </w:sdtContent>
          </w:sdt>
        </w:p>
      </w:sdtContent>
    </w:sdt>
    <w:sdt>
      <w:sdtPr>
        <w:id w:val="984121878"/>
        <w:tag w:val="goog_rdk_578"/>
      </w:sdtPr>
      <w:sdtContent>
        <w:p w:rsidR="00000000" w:rsidDel="00000000" w:rsidP="00000000" w:rsidRDefault="00000000" w:rsidRPr="00000000" w14:paraId="000000BB">
          <w:pPr>
            <w:numPr>
              <w:ilvl w:val="1"/>
              <w:numId w:val="6"/>
            </w:numPr>
            <w:ind w:left="502" w:hanging="360"/>
            <w:rPr>
              <w:ins w:author="Abinaya Saravanan" w:id="40" w:date="2026-09-23T05:13:06Z"/>
            </w:rPr>
          </w:pPr>
          <w:sdt>
            <w:sdtPr>
              <w:id w:val="1595450761"/>
              <w:tag w:val="goog_rdk_576"/>
            </w:sdtPr>
            <w:sdtContent>
              <w:ins w:author="Abinaya Saravanan" w:id="40" w:date="2026-09-23T05:13:06Z"/>
              <w:sdt>
                <w:sdtPr>
                  <w:id w:val="1216315999"/>
                  <w:tag w:val="goog_rdk_577"/>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.create(CreateModelInteractionRequestBody.of(params))</w:t>
                    </w:r>
                  </w:ins>
                </w:sdtContent>
              </w:sdt>
              <w:ins w:author="Abinaya Saravanan" w:id="40" w:date="2026-09-23T05:13:06Z"/>
            </w:sdtContent>
          </w:sdt>
        </w:p>
      </w:sdtContent>
    </w:sdt>
    <w:sdt>
      <w:sdtPr>
        <w:id w:val="-201404630"/>
        <w:tag w:val="goog_rdk_581"/>
      </w:sdtPr>
      <w:sdtContent>
        <w:p w:rsidR="00000000" w:rsidDel="00000000" w:rsidP="00000000" w:rsidRDefault="00000000" w:rsidRPr="00000000" w14:paraId="000000BC">
          <w:pPr>
            <w:numPr>
              <w:ilvl w:val="1"/>
              <w:numId w:val="6"/>
            </w:numPr>
            <w:ind w:left="502" w:hanging="360"/>
            <w:rPr>
              <w:ins w:author="Abinaya Saravanan" w:id="40" w:date="2026-09-23T05:13:06Z"/>
            </w:rPr>
          </w:pPr>
          <w:sdt>
            <w:sdtPr>
              <w:id w:val="-24876816"/>
              <w:tag w:val="goog_rdk_579"/>
            </w:sdtPr>
            <w:sdtContent>
              <w:ins w:author="Abinaya Saravanan" w:id="40" w:date="2026-09-23T05:13:06Z"/>
              <w:sdt>
                <w:sdtPr>
                  <w:id w:val="879680152"/>
                  <w:tag w:val="goog_rdk_580"/>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.interaction()</w:t>
                    </w:r>
                  </w:ins>
                </w:sdtContent>
              </w:sdt>
              <w:ins w:author="Abinaya Saravanan" w:id="40" w:date="2026-09-23T05:13:06Z"/>
            </w:sdtContent>
          </w:sdt>
        </w:p>
      </w:sdtContent>
    </w:sdt>
    <w:sdt>
      <w:sdtPr>
        <w:id w:val="1747838932"/>
        <w:tag w:val="goog_rdk_584"/>
      </w:sdtPr>
      <w:sdtContent>
        <w:p w:rsidR="00000000" w:rsidDel="00000000" w:rsidP="00000000" w:rsidRDefault="00000000" w:rsidRPr="00000000" w14:paraId="000000BD">
          <w:pPr>
            <w:numPr>
              <w:ilvl w:val="1"/>
              <w:numId w:val="6"/>
            </w:numPr>
            <w:ind w:left="502" w:hanging="360"/>
            <w:rPr>
              <w:ins w:author="Abinaya Saravanan" w:id="40" w:date="2026-09-23T05:13:06Z"/>
            </w:rPr>
          </w:pPr>
          <w:sdt>
            <w:sdtPr>
              <w:id w:val="-87107274"/>
              <w:tag w:val="goog_rdk_582"/>
            </w:sdtPr>
            <w:sdtContent>
              <w:ins w:author="Abinaya Saravanan" w:id="40" w:date="2026-09-23T05:13:06Z"/>
              <w:sdt>
                <w:sdtPr>
                  <w:id w:val="-953714397"/>
                  <w:tag w:val="goog_rdk_583"/>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.get();</w:t>
                    </w:r>
                  </w:ins>
                </w:sdtContent>
              </w:sdt>
              <w:ins w:author="Abinaya Saravanan" w:id="40" w:date="2026-09-23T05:13:06Z"/>
            </w:sdtContent>
          </w:sdt>
        </w:p>
      </w:sdtContent>
    </w:sdt>
    <w:sdt>
      <w:sdtPr>
        <w:id w:val="1048297662"/>
        <w:tag w:val="goog_rdk_587"/>
      </w:sdtPr>
      <w:sdtContent>
        <w:p w:rsidR="00000000" w:rsidDel="00000000" w:rsidP="00000000" w:rsidRDefault="00000000" w:rsidRPr="00000000" w14:paraId="000000BE">
          <w:pPr>
            <w:numPr>
              <w:ilvl w:val="1"/>
              <w:numId w:val="6"/>
            </w:numPr>
            <w:ind w:left="502" w:hanging="360"/>
            <w:rPr>
              <w:ins w:author="Abinaya Saravanan" w:id="40" w:date="2026-09-23T05:13:06Z"/>
            </w:rPr>
          </w:pPr>
          <w:sdt>
            <w:sdtPr>
              <w:id w:val="1140878940"/>
              <w:tag w:val="goog_rdk_585"/>
            </w:sdtPr>
            <w:sdtContent>
              <w:ins w:author="Abinaya Saravanan" w:id="40" w:date="2026-09-23T05:13:06Z"/>
              <w:sdt>
                <w:sdtPr>
                  <w:id w:val="-1246392154"/>
                  <w:tag w:val="goog_rdk_586"/>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1637430083"/>
        <w:tag w:val="goog_rdk_590"/>
      </w:sdtPr>
      <w:sdtContent>
        <w:p w:rsidR="00000000" w:rsidDel="00000000" w:rsidP="00000000" w:rsidRDefault="00000000" w:rsidRPr="00000000" w14:paraId="000000BF">
          <w:pPr>
            <w:numPr>
              <w:ilvl w:val="1"/>
              <w:numId w:val="6"/>
            </w:numPr>
            <w:ind w:left="502" w:hanging="360"/>
            <w:rPr>
              <w:ins w:author="Abinaya Saravanan" w:id="40" w:date="2026-09-23T05:13:06Z"/>
            </w:rPr>
          </w:pPr>
          <w:sdt>
            <w:sdtPr>
              <w:id w:val="391212991"/>
              <w:tag w:val="goog_rdk_588"/>
            </w:sdtPr>
            <w:sdtContent>
              <w:ins w:author="Abinaya Saravanan" w:id="40" w:date="2026-09-23T05:13:06Z"/>
              <w:sdt>
                <w:sdtPr>
                  <w:id w:val="2068514743"/>
                  <w:tag w:val="goog_rdk_589"/>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System.out.println("Gemini Interaction Initialized");</w:t>
                    </w:r>
                  </w:ins>
                </w:sdtContent>
              </w:sdt>
              <w:ins w:author="Abinaya Saravanan" w:id="40" w:date="2026-09-23T05:13:06Z"/>
            </w:sdtContent>
          </w:sdt>
        </w:p>
      </w:sdtContent>
    </w:sdt>
    <w:sdt>
      <w:sdtPr>
        <w:id w:val="-63229509"/>
        <w:tag w:val="goog_rdk_593"/>
      </w:sdtPr>
      <w:sdtContent>
        <w:p w:rsidR="00000000" w:rsidDel="00000000" w:rsidP="00000000" w:rsidRDefault="00000000" w:rsidRPr="00000000" w14:paraId="000000C0">
          <w:pPr>
            <w:numPr>
              <w:ilvl w:val="1"/>
              <w:numId w:val="6"/>
            </w:numPr>
            <w:ind w:left="502" w:hanging="360"/>
            <w:rPr>
              <w:ins w:author="Abinaya Saravanan" w:id="40" w:date="2026-09-23T05:13:06Z"/>
            </w:rPr>
          </w:pPr>
          <w:sdt>
            <w:sdtPr>
              <w:id w:val="-1046587509"/>
              <w:tag w:val="goog_rdk_591"/>
            </w:sdtPr>
            <w:sdtContent>
              <w:ins w:author="Abinaya Saravanan" w:id="40" w:date="2026-09-23T05:13:06Z"/>
              <w:sdt>
                <w:sdtPr>
                  <w:id w:val="385778469"/>
                  <w:tag w:val="goog_rdk_592"/>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    }</w:t>
                    </w:r>
                  </w:ins>
                </w:sdtContent>
              </w:sdt>
              <w:ins w:author="Abinaya Saravanan" w:id="40" w:date="2026-09-23T05:13:06Z"/>
            </w:sdtContent>
          </w:sdt>
        </w:p>
      </w:sdtContent>
    </w:sdt>
    <w:sdt>
      <w:sdtPr>
        <w:id w:val="-282343296"/>
        <w:tag w:val="goog_rdk_596"/>
      </w:sdtPr>
      <w:sdtContent>
        <w:p w:rsidR="00000000" w:rsidDel="00000000" w:rsidP="00000000" w:rsidRDefault="00000000" w:rsidRPr="00000000" w14:paraId="000000C1">
          <w:pPr>
            <w:numPr>
              <w:ilvl w:val="1"/>
              <w:numId w:val="6"/>
            </w:numPr>
            <w:ind w:left="502" w:hanging="360"/>
            <w:rPr>
              <w:ins w:author="Abinaya Saravanan" w:id="40" w:date="2026-09-23T05:13:06Z"/>
            </w:rPr>
          </w:pPr>
          <w:sdt>
            <w:sdtPr>
              <w:id w:val="1284672463"/>
              <w:tag w:val="goog_rdk_594"/>
            </w:sdtPr>
            <w:sdtContent>
              <w:ins w:author="Abinaya Saravanan" w:id="40" w:date="2026-09-23T05:13:06Z"/>
              <w:sdt>
                <w:sdtPr>
                  <w:id w:val="762397024"/>
                  <w:tag w:val="goog_rdk_595"/>
                </w:sdtPr>
                <w:sdtContent>
                  <w:ins w:author="Abinaya Saravanan" w:id="40" w:date="2026-09-23T05:13:06Z">
                    <w:r w:rsidDel="00000000" w:rsidR="00000000" w:rsidRPr="00000000">
                      <w:rPr>
                        <w:rtl w:val="0"/>
                        <w:rPrChange w:author="Abinaya Saravanan" w:id="41" w:date="2026-09-23T05:13:06Z">
                          <w:rPr>
                            <w:rFonts w:ascii="Cambria" w:cs="Cambria" w:eastAsia="Cambria" w:hAnsi="Cambria"/>
                            <w:b w:val="0"/>
                            <w:bCs w:val="0"/>
                            <w:color w:val="000000"/>
                            <w:sz w:val="22"/>
                            <w:szCs w:val="22"/>
                          </w:rPr>
                        </w:rPrChange>
                      </w:rPr>
                      <w:t xml:space="preserve">}</w:t>
                    </w:r>
                  </w:ins>
                </w:sdtContent>
              </w:sdt>
              <w:ins w:author="Abinaya Saravanan" w:id="40" w:date="2026-09-23T05:13:06Z"/>
            </w:sdtContent>
          </w:sdt>
        </w:p>
      </w:sdtContent>
    </w:sdt>
    <w:sdt>
      <w:sdtPr>
        <w:id w:val="2117434615"/>
        <w:tag w:val="goog_rdk_600"/>
      </w:sdtPr>
      <w:sdtContent>
        <w:p w:rsidR="00000000" w:rsidDel="00000000" w:rsidP="00000000" w:rsidRDefault="00000000" w:rsidRPr="00000000" w14:paraId="000000C2">
          <w:pPr>
            <w:numPr>
              <w:ilvl w:val="1"/>
              <w:numId w:val="6"/>
            </w:numPr>
            <w:ind w:left="502" w:hanging="360"/>
            <w:rPr>
              <w:ins w:author="Rossi Rossi" w:id="28" w:date="2026-09-22T06:56:59Z"/>
            </w:rPr>
            <w:pPrChange w:author="Abinaya Saravanan" w:id="0" w:date="2026-09-23T05:13:06Z">
              <w:pPr>
                <w:numPr>
                  <w:ilvl w:val="1"/>
                  <w:numId w:val="6"/>
                </w:numPr>
                <w:ind w:left="502" w:hanging="360"/>
              </w:pPr>
            </w:pPrChange>
          </w:pPr>
          <w:sdt>
            <w:sdtPr>
              <w:id w:val="1986380687"/>
              <w:tag w:val="goog_rdk_598"/>
            </w:sdtPr>
            <w:sdtContent>
              <w:ins w:author="Rossi Rossi" w:id="28" w:date="2026-09-22T06:56:59Z"/>
              <w:sdt>
                <w:sdtPr>
                  <w:id w:val="-745496115"/>
                  <w:tag w:val="goog_rdk_59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96732741"/>
        <w:tag w:val="goog_rdk_603"/>
      </w:sdtPr>
      <w:sdtContent>
        <w:p w:rsidR="00000000" w:rsidDel="00000000" w:rsidP="00000000" w:rsidRDefault="00000000" w:rsidRPr="00000000" w14:paraId="000000C3">
          <w:pPr>
            <w:numPr>
              <w:ilvl w:val="1"/>
              <w:numId w:val="6"/>
            </w:numPr>
            <w:ind w:left="502" w:hanging="360"/>
            <w:rPr>
              <w:ins w:author="Rossi Rossi" w:id="28" w:date="2026-09-22T06:56:59Z"/>
            </w:rPr>
          </w:pPr>
          <w:sdt>
            <w:sdtPr>
              <w:id w:val="-1785640598"/>
              <w:tag w:val="goog_rdk_601"/>
            </w:sdtPr>
            <w:sdtContent>
              <w:ins w:author="Rossi Rossi" w:id="28" w:date="2026-09-22T06:56:59Z"/>
              <w:sdt>
                <w:sdtPr>
                  <w:id w:val="1864608634"/>
                  <w:tag w:val="goog_rdk_6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28" w:date="2026-09-22T06:56:59Z"/>
            </w:sdtContent>
          </w:sdt>
        </w:p>
      </w:sdtContent>
    </w:sdt>
    <w:sdt>
      <w:sdtPr>
        <w:id w:val="-1422618630"/>
        <w:tag w:val="goog_rdk_606"/>
      </w:sdtPr>
      <w:sdtContent>
        <w:p w:rsidR="00000000" w:rsidDel="00000000" w:rsidP="00000000" w:rsidRDefault="00000000" w:rsidRPr="00000000" w14:paraId="000000C4">
          <w:pPr>
            <w:numPr>
              <w:ilvl w:val="1"/>
              <w:numId w:val="6"/>
            </w:numPr>
            <w:ind w:left="502" w:hanging="360"/>
            <w:rPr>
              <w:ins w:author="Rossi Rossi" w:id="28" w:date="2026-09-22T06:56:59Z"/>
            </w:rPr>
          </w:pPr>
          <w:sdt>
            <w:sdtPr>
              <w:id w:val="1563564663"/>
              <w:tag w:val="goog_rdk_604"/>
            </w:sdtPr>
            <w:sdtContent>
              <w:ins w:author="Rossi Rossi" w:id="28" w:date="2026-09-22T06:56:59Z"/>
              <w:sdt>
                <w:sdtPr>
                  <w:id w:val="1312869370"/>
                  <w:tag w:val="goog_rdk_60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28" w:date="2026-09-22T06:56:59Z"/>
            </w:sdtContent>
          </w:sdt>
        </w:p>
      </w:sdtContent>
    </w:sdt>
    <w:sdt>
      <w:sdtPr>
        <w:id w:val="1614780488"/>
        <w:tag w:val="goog_rdk_609"/>
      </w:sdtPr>
      <w:sdtContent>
        <w:p w:rsidR="00000000" w:rsidDel="00000000" w:rsidP="00000000" w:rsidRDefault="00000000" w:rsidRPr="00000000" w14:paraId="000000C5">
          <w:pPr>
            <w:numPr>
              <w:ilvl w:val="1"/>
              <w:numId w:val="6"/>
            </w:numPr>
            <w:ind w:left="502" w:hanging="360"/>
            <w:rPr>
              <w:ins w:author="Rossi Rossi" w:id="28" w:date="2026-09-22T06:56:59Z"/>
            </w:rPr>
          </w:pPr>
          <w:sdt>
            <w:sdtPr>
              <w:id w:val="3449249"/>
              <w:tag w:val="goog_rdk_607"/>
            </w:sdtPr>
            <w:sdtContent>
              <w:ins w:author="Rossi Rossi" w:id="28" w:date="2026-09-22T06:56:59Z"/>
              <w:sdt>
                <w:sdtPr>
                  <w:id w:val="1321728344"/>
                  <w:tag w:val="goog_rdk_60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.model(Model.of("gemini-3.8-flash"))</w:t>
                    </w:r>
                  </w:ins>
                </w:sdtContent>
              </w:sdt>
              <w:ins w:author="Rossi Rossi" w:id="28" w:date="2026-09-22T06:56:59Z"/>
            </w:sdtContent>
          </w:sdt>
        </w:p>
      </w:sdtContent>
    </w:sdt>
    <w:sdt>
      <w:sdtPr>
        <w:id w:val="849010305"/>
        <w:tag w:val="goog_rdk_612"/>
      </w:sdtPr>
      <w:sdtContent>
        <w:p w:rsidR="00000000" w:rsidDel="00000000" w:rsidP="00000000" w:rsidRDefault="00000000" w:rsidRPr="00000000" w14:paraId="000000C6">
          <w:pPr>
            <w:numPr>
              <w:ilvl w:val="1"/>
              <w:numId w:val="6"/>
            </w:numPr>
            <w:ind w:left="502" w:hanging="360"/>
            <w:rPr>
              <w:ins w:author="Rossi Rossi" w:id="28" w:date="2026-09-22T06:56:59Z"/>
            </w:rPr>
          </w:pPr>
          <w:sdt>
            <w:sdtPr>
              <w:id w:val="-386836679"/>
              <w:tag w:val="goog_rdk_610"/>
            </w:sdtPr>
            <w:sdtContent>
              <w:ins w:author="Rossi Rossi" w:id="28" w:date="2026-09-22T06:56:59Z"/>
              <w:sdt>
                <w:sdtPr>
                  <w:id w:val="-571394519"/>
                  <w:tag w:val="goog_rdk_61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28" w:date="2026-09-22T06:56:59Z"/>
            </w:sdtContent>
          </w:sdt>
        </w:p>
      </w:sdtContent>
    </w:sdt>
    <w:sdt>
      <w:sdtPr>
        <w:id w:val="-852727342"/>
        <w:tag w:val="goog_rdk_615"/>
      </w:sdtPr>
      <w:sdtContent>
        <w:p w:rsidR="00000000" w:rsidDel="00000000" w:rsidP="00000000" w:rsidRDefault="00000000" w:rsidRPr="00000000" w14:paraId="000000C7">
          <w:pPr>
            <w:numPr>
              <w:ilvl w:val="1"/>
              <w:numId w:val="6"/>
            </w:numPr>
            <w:ind w:left="502" w:hanging="360"/>
            <w:rPr>
              <w:ins w:author="Rossi Rossi" w:id="28" w:date="2026-09-22T06:56:59Z"/>
            </w:rPr>
          </w:pPr>
          <w:sdt>
            <w:sdtPr>
              <w:id w:val="-1060275361"/>
              <w:tag w:val="goog_rdk_613"/>
            </w:sdtPr>
            <w:sdtContent>
              <w:ins w:author="Rossi Rossi" w:id="28" w:date="2026-09-22T06:56:59Z"/>
              <w:sdt>
                <w:sdtPr>
                  <w:id w:val="1350701007"/>
                  <w:tag w:val="goog_rdk_6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.build();</w:t>
                    </w:r>
                  </w:ins>
                </w:sdtContent>
              </w:sdt>
              <w:ins w:author="Rossi Rossi" w:id="28" w:date="2026-09-22T06:56:59Z"/>
            </w:sdtContent>
          </w:sdt>
        </w:p>
      </w:sdtContent>
    </w:sdt>
    <w:sdt>
      <w:sdtPr>
        <w:id w:val="641796030"/>
        <w:tag w:val="goog_rdk_619"/>
      </w:sdtPr>
      <w:sdtContent>
        <w:p w:rsidR="00000000" w:rsidDel="00000000" w:rsidP="00000000" w:rsidRDefault="00000000" w:rsidRPr="00000000" w14:paraId="000000C8">
          <w:pPr>
            <w:numPr>
              <w:ilvl w:val="1"/>
              <w:numId w:val="6"/>
            </w:numPr>
            <w:ind w:left="502" w:hanging="360"/>
            <w:rPr>
              <w:ins w:author="Abinaya Saravanan" w:id="42" w:date="2026-09-23T05:16:08Z"/>
            </w:rPr>
          </w:pPr>
          <w:sdt>
            <w:sdtPr>
              <w:id w:val="1136946465"/>
              <w:tag w:val="goog_rdk_617"/>
            </w:sdtPr>
            <w:sdtContent>
              <w:ins w:author="Abinaya Saravanan" w:id="42" w:date="2026-09-23T05:16:08Z"/>
              <w:sdt>
                <w:sdtPr>
                  <w:id w:val="1274138953"/>
                  <w:tag w:val="goog_rdk_618"/>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import com.google.genai.gaos.models.Model;</w:t>
                    </w:r>
                  </w:ins>
                </w:sdtContent>
              </w:sdt>
              <w:ins w:author="Abinaya Saravanan" w:id="42" w:date="2026-09-23T05:16:08Z"/>
            </w:sdtContent>
          </w:sdt>
        </w:p>
      </w:sdtContent>
    </w:sdt>
    <w:sdt>
      <w:sdtPr>
        <w:id w:val="-730282482"/>
        <w:tag w:val="goog_rdk_622"/>
      </w:sdtPr>
      <w:sdtContent>
        <w:p w:rsidR="00000000" w:rsidDel="00000000" w:rsidP="00000000" w:rsidRDefault="00000000" w:rsidRPr="00000000" w14:paraId="000000C9">
          <w:pPr>
            <w:numPr>
              <w:ilvl w:val="1"/>
              <w:numId w:val="6"/>
            </w:numPr>
            <w:ind w:left="502" w:hanging="360"/>
            <w:rPr>
              <w:ins w:author="Abinaya Saravanan" w:id="42" w:date="2026-09-23T05:16:08Z"/>
            </w:rPr>
          </w:pPr>
          <w:sdt>
            <w:sdtPr>
              <w:id w:val="-1072124504"/>
              <w:tag w:val="goog_rdk_620"/>
            </w:sdtPr>
            <w:sdtContent>
              <w:ins w:author="Abinaya Saravanan" w:id="42" w:date="2026-09-23T05:16:08Z"/>
              <w:sdt>
                <w:sdtPr>
                  <w:id w:val="2141175273"/>
                  <w:tag w:val="goog_rdk_621"/>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import com.google.genai.gaos.models.interactions.CreateModelInteractionRequestBody;</w:t>
                    </w:r>
                  </w:ins>
                </w:sdtContent>
              </w:sdt>
              <w:ins w:author="Abinaya Saravanan" w:id="42" w:date="2026-09-23T05:16:08Z"/>
            </w:sdtContent>
          </w:sdt>
        </w:p>
      </w:sdtContent>
    </w:sdt>
    <w:sdt>
      <w:sdtPr>
        <w:id w:val="-425343593"/>
        <w:tag w:val="goog_rdk_625"/>
      </w:sdtPr>
      <w:sdtContent>
        <w:p w:rsidR="00000000" w:rsidDel="00000000" w:rsidP="00000000" w:rsidRDefault="00000000" w:rsidRPr="00000000" w14:paraId="000000CA">
          <w:pPr>
            <w:numPr>
              <w:ilvl w:val="1"/>
              <w:numId w:val="6"/>
            </w:numPr>
            <w:ind w:left="502" w:hanging="360"/>
            <w:rPr>
              <w:ins w:author="Abinaya Saravanan" w:id="42" w:date="2026-09-23T05:16:08Z"/>
            </w:rPr>
          </w:pPr>
          <w:sdt>
            <w:sdtPr>
              <w:id w:val="1463621273"/>
              <w:tag w:val="goog_rdk_623"/>
            </w:sdtPr>
            <w:sdtContent>
              <w:ins w:author="Abinaya Saravanan" w:id="42" w:date="2026-09-23T05:16:08Z"/>
              <w:sdt>
                <w:sdtPr>
                  <w:id w:val="1365572240"/>
                  <w:tag w:val="goog_rdk_624"/>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import com.google.genai.gaos.models.interactions.Interaction;</w:t>
                    </w:r>
                  </w:ins>
                </w:sdtContent>
              </w:sdt>
              <w:ins w:author="Abinaya Saravanan" w:id="42" w:date="2026-09-23T05:16:08Z"/>
            </w:sdtContent>
          </w:sdt>
        </w:p>
      </w:sdtContent>
    </w:sdt>
    <w:sdt>
      <w:sdtPr>
        <w:id w:val="-2137617441"/>
        <w:tag w:val="goog_rdk_628"/>
      </w:sdtPr>
      <w:sdtContent>
        <w:p w:rsidR="00000000" w:rsidDel="00000000" w:rsidP="00000000" w:rsidRDefault="00000000" w:rsidRPr="00000000" w14:paraId="000000CB">
          <w:pPr>
            <w:numPr>
              <w:ilvl w:val="1"/>
              <w:numId w:val="6"/>
            </w:numPr>
            <w:ind w:left="502" w:hanging="360"/>
            <w:rPr>
              <w:ins w:author="Abinaya Saravanan" w:id="42" w:date="2026-09-23T05:16:08Z"/>
            </w:rPr>
          </w:pPr>
          <w:sdt>
            <w:sdtPr>
              <w:id w:val="-509308113"/>
              <w:tag w:val="goog_rdk_626"/>
            </w:sdtPr>
            <w:sdtContent>
              <w:ins w:author="Abinaya Saravanan" w:id="42" w:date="2026-09-23T05:16:08Z"/>
              <w:sdt>
                <w:sdtPr>
                  <w:id w:val="-710167297"/>
                  <w:tag w:val="goog_rdk_627"/>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import com.google.genai.gaos.models.interactions.InteractionsInput;</w:t>
                    </w:r>
                  </w:ins>
                </w:sdtContent>
              </w:sdt>
              <w:ins w:author="Abinaya Saravanan" w:id="42" w:date="2026-09-23T05:16:08Z"/>
            </w:sdtContent>
          </w:sdt>
        </w:p>
      </w:sdtContent>
    </w:sdt>
    <w:sdt>
      <w:sdtPr>
        <w:id w:val="926274774"/>
        <w:tag w:val="goog_rdk_631"/>
      </w:sdtPr>
      <w:sdtContent>
        <w:p w:rsidR="00000000" w:rsidDel="00000000" w:rsidP="00000000" w:rsidRDefault="00000000" w:rsidRPr="00000000" w14:paraId="000000CC">
          <w:pPr>
            <w:numPr>
              <w:ilvl w:val="1"/>
              <w:numId w:val="6"/>
            </w:numPr>
            <w:ind w:left="502" w:hanging="360"/>
            <w:rPr>
              <w:ins w:author="Abinaya Saravanan" w:id="42" w:date="2026-09-23T05:16:08Z"/>
            </w:rPr>
          </w:pPr>
          <w:sdt>
            <w:sdtPr>
              <w:id w:val="-814300785"/>
              <w:tag w:val="goog_rdk_629"/>
            </w:sdtPr>
            <w:sdtContent>
              <w:ins w:author="Abinaya Saravanan" w:id="42" w:date="2026-09-23T05:16:08Z"/>
              <w:sdt>
                <w:sdtPr>
                  <w:id w:val="-796948111"/>
                  <w:tag w:val="goog_rdk_630"/>
                </w:sdtPr>
                <w:sdtContent>
                  <w:ins w:author="Abinaya Saravanan" w:id="42" w:date="2026-09-23T05:16:08Z">
                    <w:r w:rsidDel="00000000" w:rsidR="00000000" w:rsidRPr="00000000">
                      <w:rPr>
                        <w:rtl w:val="0"/>
                      </w:rPr>
                    </w:r>
                  </w:ins>
                </w:sdtContent>
              </w:sdt>
              <w:ins w:author="Abinaya Saravanan" w:id="42" w:date="2026-09-23T05:16:08Z"/>
            </w:sdtContent>
          </w:sdt>
        </w:p>
      </w:sdtContent>
    </w:sdt>
    <w:sdt>
      <w:sdtPr>
        <w:id w:val="930545391"/>
        <w:tag w:val="goog_rdk_634"/>
      </w:sdtPr>
      <w:sdtContent>
        <w:p w:rsidR="00000000" w:rsidDel="00000000" w:rsidP="00000000" w:rsidRDefault="00000000" w:rsidRPr="00000000" w14:paraId="000000CD">
          <w:pPr>
            <w:numPr>
              <w:ilvl w:val="1"/>
              <w:numId w:val="6"/>
            </w:numPr>
            <w:ind w:left="502" w:hanging="360"/>
            <w:rPr>
              <w:ins w:author="Abinaya Saravanan" w:id="42" w:date="2026-09-23T05:16:08Z"/>
            </w:rPr>
          </w:pPr>
          <w:sdt>
            <w:sdtPr>
              <w:id w:val="991121947"/>
              <w:tag w:val="goog_rdk_632"/>
            </w:sdtPr>
            <w:sdtContent>
              <w:ins w:author="Abinaya Saravanan" w:id="42" w:date="2026-09-23T05:16:08Z"/>
              <w:sdt>
                <w:sdtPr>
                  <w:id w:val="-551532909"/>
                  <w:tag w:val="goog_rdk_633"/>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public class GeminiExample {</w:t>
                    </w:r>
                  </w:ins>
                </w:sdtContent>
              </w:sdt>
              <w:ins w:author="Abinaya Saravanan" w:id="42" w:date="2026-09-23T05:16:08Z"/>
            </w:sdtContent>
          </w:sdt>
        </w:p>
      </w:sdtContent>
    </w:sdt>
    <w:sdt>
      <w:sdtPr>
        <w:id w:val="91571113"/>
        <w:tag w:val="goog_rdk_637"/>
      </w:sdtPr>
      <w:sdtContent>
        <w:p w:rsidR="00000000" w:rsidDel="00000000" w:rsidP="00000000" w:rsidRDefault="00000000" w:rsidRPr="00000000" w14:paraId="000000CE">
          <w:pPr>
            <w:numPr>
              <w:ilvl w:val="1"/>
              <w:numId w:val="6"/>
            </w:numPr>
            <w:ind w:left="502" w:hanging="360"/>
            <w:rPr>
              <w:ins w:author="Abinaya Saravanan" w:id="42" w:date="2026-09-23T05:16:08Z"/>
            </w:rPr>
          </w:pPr>
          <w:sdt>
            <w:sdtPr>
              <w:id w:val="204650042"/>
              <w:tag w:val="goog_rdk_635"/>
            </w:sdtPr>
            <w:sdtContent>
              <w:ins w:author="Abinaya Saravanan" w:id="42" w:date="2026-09-23T05:16:08Z"/>
              <w:sdt>
                <w:sdtPr>
                  <w:id w:val="-1757773684"/>
                  <w:tag w:val="goog_rdk_636"/>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public static void main(String[] args) {</w:t>
                    </w:r>
                  </w:ins>
                </w:sdtContent>
              </w:sdt>
              <w:ins w:author="Abinaya Saravanan" w:id="42" w:date="2026-09-23T05:16:08Z"/>
            </w:sdtContent>
          </w:sdt>
        </w:p>
      </w:sdtContent>
    </w:sdt>
    <w:sdt>
      <w:sdtPr>
        <w:id w:val="2035270426"/>
        <w:tag w:val="goog_rdk_640"/>
      </w:sdtPr>
      <w:sdtContent>
        <w:p w:rsidR="00000000" w:rsidDel="00000000" w:rsidP="00000000" w:rsidRDefault="00000000" w:rsidRPr="00000000" w14:paraId="000000CF">
          <w:pPr>
            <w:numPr>
              <w:ilvl w:val="1"/>
              <w:numId w:val="6"/>
            </w:numPr>
            <w:ind w:left="502" w:hanging="360"/>
            <w:rPr>
              <w:ins w:author="Abinaya Saravanan" w:id="42" w:date="2026-09-23T05:16:08Z"/>
            </w:rPr>
          </w:pPr>
          <w:sdt>
            <w:sdtPr>
              <w:id w:val="-2080498362"/>
              <w:tag w:val="goog_rdk_638"/>
            </w:sdtPr>
            <w:sdtContent>
              <w:ins w:author="Abinaya Saravanan" w:id="42" w:date="2026-09-23T05:16:08Z"/>
              <w:sdt>
                <w:sdtPr>
                  <w:id w:val="1555034549"/>
                  <w:tag w:val="goog_rdk_639"/>
                </w:sdtPr>
                <w:sdtContent>
                  <w:ins w:author="Abinaya Saravanan" w:id="42" w:date="2026-09-23T05:16:08Z">
                    <w:r w:rsidDel="00000000" w:rsidR="00000000" w:rsidRPr="00000000">
                      <w:rPr>
                        <w:rtl w:val="0"/>
                      </w:rPr>
                    </w:r>
                  </w:ins>
                </w:sdtContent>
              </w:sdt>
              <w:ins w:author="Abinaya Saravanan" w:id="42" w:date="2026-09-23T05:16:08Z"/>
            </w:sdtContent>
          </w:sdt>
        </w:p>
      </w:sdtContent>
    </w:sdt>
    <w:sdt>
      <w:sdtPr>
        <w:id w:val="109862677"/>
        <w:tag w:val="goog_rdk_643"/>
      </w:sdtPr>
      <w:sdtContent>
        <w:p w:rsidR="00000000" w:rsidDel="00000000" w:rsidP="00000000" w:rsidRDefault="00000000" w:rsidRPr="00000000" w14:paraId="000000D0">
          <w:pPr>
            <w:numPr>
              <w:ilvl w:val="1"/>
              <w:numId w:val="6"/>
            </w:numPr>
            <w:ind w:left="502" w:hanging="360"/>
            <w:rPr>
              <w:ins w:author="Abinaya Saravanan" w:id="42" w:date="2026-09-23T05:16:08Z"/>
            </w:rPr>
          </w:pPr>
          <w:sdt>
            <w:sdtPr>
              <w:id w:val="2075706779"/>
              <w:tag w:val="goog_rdk_641"/>
            </w:sdtPr>
            <w:sdtContent>
              <w:ins w:author="Abinaya Saravanan" w:id="42" w:date="2026-09-23T05:16:08Z"/>
              <w:sdt>
                <w:sdtPr>
                  <w:id w:val="572108477"/>
                  <w:tag w:val="goog_rdk_642"/>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 1. Build interaction request body</w:t>
                    </w:r>
                  </w:ins>
                </w:sdtContent>
              </w:sdt>
              <w:ins w:author="Abinaya Saravanan" w:id="42" w:date="2026-09-23T05:16:08Z"/>
            </w:sdtContent>
          </w:sdt>
        </w:p>
      </w:sdtContent>
    </w:sdt>
    <w:sdt>
      <w:sdtPr>
        <w:id w:val="1779131443"/>
        <w:tag w:val="goog_rdk_646"/>
      </w:sdtPr>
      <w:sdtContent>
        <w:p w:rsidR="00000000" w:rsidDel="00000000" w:rsidP="00000000" w:rsidRDefault="00000000" w:rsidRPr="00000000" w14:paraId="000000D1">
          <w:pPr>
            <w:numPr>
              <w:ilvl w:val="1"/>
              <w:numId w:val="6"/>
            </w:numPr>
            <w:ind w:left="502" w:hanging="360"/>
            <w:rPr>
              <w:ins w:author="Abinaya Saravanan" w:id="42" w:date="2026-09-23T05:16:08Z"/>
            </w:rPr>
          </w:pPr>
          <w:sdt>
            <w:sdtPr>
              <w:id w:val="2027198697"/>
              <w:tag w:val="goog_rdk_644"/>
            </w:sdtPr>
            <w:sdtContent>
              <w:ins w:author="Abinaya Saravanan" w:id="42" w:date="2026-09-23T05:16:08Z"/>
              <w:sdt>
                <w:sdtPr>
                  <w:id w:val="-479320116"/>
                  <w:tag w:val="goog_rdk_645"/>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CreateModelInteractionRequestBody params = CreateModelInteractionRequestBody.builder()</w:t>
                    </w:r>
                  </w:ins>
                </w:sdtContent>
              </w:sdt>
              <w:ins w:author="Abinaya Saravanan" w:id="42" w:date="2026-09-23T05:16:08Z"/>
            </w:sdtContent>
          </w:sdt>
        </w:p>
      </w:sdtContent>
    </w:sdt>
    <w:sdt>
      <w:sdtPr>
        <w:id w:val="-1848245085"/>
        <w:tag w:val="goog_rdk_649"/>
      </w:sdtPr>
      <w:sdtContent>
        <w:p w:rsidR="00000000" w:rsidDel="00000000" w:rsidP="00000000" w:rsidRDefault="00000000" w:rsidRPr="00000000" w14:paraId="000000D2">
          <w:pPr>
            <w:numPr>
              <w:ilvl w:val="1"/>
              <w:numId w:val="6"/>
            </w:numPr>
            <w:ind w:left="502" w:hanging="360"/>
            <w:rPr>
              <w:ins w:author="Abinaya Saravanan" w:id="42" w:date="2026-09-23T05:16:08Z"/>
            </w:rPr>
          </w:pPr>
          <w:sdt>
            <w:sdtPr>
              <w:id w:val="2056002390"/>
              <w:tag w:val="goog_rdk_647"/>
            </w:sdtPr>
            <w:sdtContent>
              <w:ins w:author="Abinaya Saravanan" w:id="42" w:date="2026-09-23T05:16:08Z"/>
              <w:sdt>
                <w:sdtPr>
                  <w:id w:val="1836383432"/>
                  <w:tag w:val="goog_rdk_648"/>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.input(InteractionsInput.of("Explain how AI works in a few sentences."))</w:t>
                    </w:r>
                  </w:ins>
                </w:sdtContent>
              </w:sdt>
              <w:ins w:author="Abinaya Saravanan" w:id="42" w:date="2026-09-23T05:16:08Z"/>
            </w:sdtContent>
          </w:sdt>
        </w:p>
      </w:sdtContent>
    </w:sdt>
    <w:sdt>
      <w:sdtPr>
        <w:id w:val="-246307839"/>
        <w:tag w:val="goog_rdk_652"/>
      </w:sdtPr>
      <w:sdtContent>
        <w:p w:rsidR="00000000" w:rsidDel="00000000" w:rsidP="00000000" w:rsidRDefault="00000000" w:rsidRPr="00000000" w14:paraId="000000D3">
          <w:pPr>
            <w:numPr>
              <w:ilvl w:val="1"/>
              <w:numId w:val="6"/>
            </w:numPr>
            <w:ind w:left="502" w:hanging="360"/>
            <w:rPr>
              <w:ins w:author="Abinaya Saravanan" w:id="42" w:date="2026-09-23T05:16:08Z"/>
            </w:rPr>
          </w:pPr>
          <w:sdt>
            <w:sdtPr>
              <w:id w:val="240888406"/>
              <w:tag w:val="goog_rdk_650"/>
            </w:sdtPr>
            <w:sdtContent>
              <w:ins w:author="Abinaya Saravanan" w:id="42" w:date="2026-09-23T05:16:08Z"/>
              <w:sdt>
                <w:sdtPr>
                  <w:id w:val="-269312401"/>
                  <w:tag w:val="goog_rdk_651"/>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.build();</w:t>
                    </w:r>
                  </w:ins>
                </w:sdtContent>
              </w:sdt>
              <w:ins w:author="Abinaya Saravanan" w:id="42" w:date="2026-09-23T05:16:08Z"/>
            </w:sdtContent>
          </w:sdt>
        </w:p>
      </w:sdtContent>
    </w:sdt>
    <w:sdt>
      <w:sdtPr>
        <w:id w:val="2074210358"/>
        <w:tag w:val="goog_rdk_655"/>
      </w:sdtPr>
      <w:sdtContent>
        <w:p w:rsidR="00000000" w:rsidDel="00000000" w:rsidP="00000000" w:rsidRDefault="00000000" w:rsidRPr="00000000" w14:paraId="000000D4">
          <w:pPr>
            <w:numPr>
              <w:ilvl w:val="1"/>
              <w:numId w:val="6"/>
            </w:numPr>
            <w:ind w:left="502" w:hanging="360"/>
            <w:rPr>
              <w:ins w:author="Abinaya Saravanan" w:id="42" w:date="2026-09-23T05:16:08Z"/>
            </w:rPr>
          </w:pPr>
          <w:sdt>
            <w:sdtPr>
              <w:id w:val="-906753288"/>
              <w:tag w:val="goog_rdk_653"/>
            </w:sdtPr>
            <w:sdtContent>
              <w:ins w:author="Abinaya Saravanan" w:id="42" w:date="2026-09-23T05:16:08Z"/>
              <w:sdt>
                <w:sdtPr>
                  <w:id w:val="-340410301"/>
                  <w:tag w:val="goog_rdk_654"/>
                </w:sdtPr>
                <w:sdtContent>
                  <w:ins w:author="Abinaya Saravanan" w:id="42" w:date="2026-09-23T05:16:08Z">
                    <w:r w:rsidDel="00000000" w:rsidR="00000000" w:rsidRPr="00000000">
                      <w:rPr>
                        <w:rtl w:val="0"/>
                      </w:rPr>
                    </w:r>
                  </w:ins>
                </w:sdtContent>
              </w:sdt>
              <w:ins w:author="Abinaya Saravanan" w:id="42" w:date="2026-09-23T05:16:08Z"/>
            </w:sdtContent>
          </w:sdt>
        </w:p>
      </w:sdtContent>
    </w:sdt>
    <w:sdt>
      <w:sdtPr>
        <w:id w:val="759418025"/>
        <w:tag w:val="goog_rdk_658"/>
      </w:sdtPr>
      <w:sdtContent>
        <w:p w:rsidR="00000000" w:rsidDel="00000000" w:rsidP="00000000" w:rsidRDefault="00000000" w:rsidRPr="00000000" w14:paraId="000000D5">
          <w:pPr>
            <w:numPr>
              <w:ilvl w:val="1"/>
              <w:numId w:val="6"/>
            </w:numPr>
            <w:ind w:left="502" w:hanging="360"/>
            <w:rPr>
              <w:ins w:author="Abinaya Saravanan" w:id="42" w:date="2026-09-23T05:16:08Z"/>
            </w:rPr>
          </w:pPr>
          <w:sdt>
            <w:sdtPr>
              <w:id w:val="-1031780404"/>
              <w:tag w:val="goog_rdk_656"/>
            </w:sdtPr>
            <w:sdtContent>
              <w:ins w:author="Abinaya Saravanan" w:id="42" w:date="2026-09-23T05:16:08Z"/>
              <w:sdt>
                <w:sdtPr>
                  <w:id w:val="1223728541"/>
                  <w:tag w:val="goog_rdk_657"/>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 2. Create interaction call</w:t>
                    </w:r>
                  </w:ins>
                </w:sdtContent>
              </w:sdt>
              <w:ins w:author="Abinaya Saravanan" w:id="42" w:date="2026-09-23T05:16:08Z"/>
            </w:sdtContent>
          </w:sdt>
        </w:p>
      </w:sdtContent>
    </w:sdt>
    <w:sdt>
      <w:sdtPr>
        <w:id w:val="1697320163"/>
        <w:tag w:val="goog_rdk_661"/>
      </w:sdtPr>
      <w:sdtContent>
        <w:p w:rsidR="00000000" w:rsidDel="00000000" w:rsidP="00000000" w:rsidRDefault="00000000" w:rsidRPr="00000000" w14:paraId="000000D6">
          <w:pPr>
            <w:numPr>
              <w:ilvl w:val="1"/>
              <w:numId w:val="6"/>
            </w:numPr>
            <w:ind w:left="502" w:hanging="360"/>
            <w:rPr>
              <w:ins w:author="Abinaya Saravanan" w:id="42" w:date="2026-09-23T05:16:08Z"/>
            </w:rPr>
          </w:pPr>
          <w:sdt>
            <w:sdtPr>
              <w:id w:val="-94838447"/>
              <w:tag w:val="goog_rdk_659"/>
            </w:sdtPr>
            <w:sdtContent>
              <w:ins w:author="Abinaya Saravanan" w:id="42" w:date="2026-09-23T05:16:08Z"/>
              <w:sdt>
                <w:sdtPr>
                  <w:id w:val="-980940500"/>
                  <w:tag w:val="goog_rdk_660"/>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Interaction interaction = client.interactions()</w:t>
                    </w:r>
                  </w:ins>
                </w:sdtContent>
              </w:sdt>
              <w:ins w:author="Abinaya Saravanan" w:id="42" w:date="2026-09-23T05:16:08Z"/>
            </w:sdtContent>
          </w:sdt>
        </w:p>
      </w:sdtContent>
    </w:sdt>
    <w:sdt>
      <w:sdtPr>
        <w:id w:val="1290600166"/>
        <w:tag w:val="goog_rdk_664"/>
      </w:sdtPr>
      <w:sdtContent>
        <w:p w:rsidR="00000000" w:rsidDel="00000000" w:rsidP="00000000" w:rsidRDefault="00000000" w:rsidRPr="00000000" w14:paraId="000000D7">
          <w:pPr>
            <w:numPr>
              <w:ilvl w:val="1"/>
              <w:numId w:val="6"/>
            </w:numPr>
            <w:ind w:left="502" w:hanging="360"/>
            <w:rPr>
              <w:ins w:author="Abinaya Saravanan" w:id="42" w:date="2026-09-23T05:16:08Z"/>
            </w:rPr>
          </w:pPr>
          <w:sdt>
            <w:sdtPr>
              <w:id w:val="125716941"/>
              <w:tag w:val="goog_rdk_662"/>
            </w:sdtPr>
            <w:sdtContent>
              <w:ins w:author="Abinaya Saravanan" w:id="42" w:date="2026-09-23T05:16:08Z"/>
              <w:sdt>
                <w:sdtPr>
                  <w:id w:val="1984057702"/>
                  <w:tag w:val="goog_rdk_663"/>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.create(params)</w:t>
                    </w:r>
                  </w:ins>
                </w:sdtContent>
              </w:sdt>
              <w:ins w:author="Abinaya Saravanan" w:id="42" w:date="2026-09-23T05:16:08Z"/>
            </w:sdtContent>
          </w:sdt>
        </w:p>
      </w:sdtContent>
    </w:sdt>
    <w:sdt>
      <w:sdtPr>
        <w:id w:val="918668690"/>
        <w:tag w:val="goog_rdk_667"/>
      </w:sdtPr>
      <w:sdtContent>
        <w:p w:rsidR="00000000" w:rsidDel="00000000" w:rsidP="00000000" w:rsidRDefault="00000000" w:rsidRPr="00000000" w14:paraId="000000D8">
          <w:pPr>
            <w:numPr>
              <w:ilvl w:val="1"/>
              <w:numId w:val="6"/>
            </w:numPr>
            <w:ind w:left="502" w:hanging="360"/>
            <w:rPr>
              <w:ins w:author="Abinaya Saravanan" w:id="42" w:date="2026-09-23T05:16:08Z"/>
            </w:rPr>
          </w:pPr>
          <w:sdt>
            <w:sdtPr>
              <w:id w:val="1718924702"/>
              <w:tag w:val="goog_rdk_665"/>
            </w:sdtPr>
            <w:sdtContent>
              <w:ins w:author="Abinaya Saravanan" w:id="42" w:date="2026-09-23T05:16:08Z"/>
              <w:sdt>
                <w:sdtPr>
                  <w:id w:val="-922750410"/>
                  <w:tag w:val="goog_rdk_666"/>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.interaction()</w:t>
                    </w:r>
                  </w:ins>
                </w:sdtContent>
              </w:sdt>
              <w:ins w:author="Abinaya Saravanan" w:id="42" w:date="2026-09-23T05:16:08Z"/>
            </w:sdtContent>
          </w:sdt>
        </w:p>
      </w:sdtContent>
    </w:sdt>
    <w:sdt>
      <w:sdtPr>
        <w:id w:val="661029677"/>
        <w:tag w:val="goog_rdk_670"/>
      </w:sdtPr>
      <w:sdtContent>
        <w:p w:rsidR="00000000" w:rsidDel="00000000" w:rsidP="00000000" w:rsidRDefault="00000000" w:rsidRPr="00000000" w14:paraId="000000D9">
          <w:pPr>
            <w:numPr>
              <w:ilvl w:val="1"/>
              <w:numId w:val="6"/>
            </w:numPr>
            <w:ind w:left="502" w:hanging="360"/>
            <w:rPr>
              <w:ins w:author="Abinaya Saravanan" w:id="42" w:date="2026-09-23T05:16:08Z"/>
            </w:rPr>
          </w:pPr>
          <w:sdt>
            <w:sdtPr>
              <w:id w:val="106641689"/>
              <w:tag w:val="goog_rdk_668"/>
            </w:sdtPr>
            <w:sdtContent>
              <w:ins w:author="Abinaya Saravanan" w:id="42" w:date="2026-09-23T05:16:08Z"/>
              <w:sdt>
                <w:sdtPr>
                  <w:id w:val="1365776391"/>
                  <w:tag w:val="goog_rdk_669"/>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.get();</w:t>
                    </w:r>
                  </w:ins>
                </w:sdtContent>
              </w:sdt>
              <w:ins w:author="Abinaya Saravanan" w:id="42" w:date="2026-09-23T05:16:08Z"/>
            </w:sdtContent>
          </w:sdt>
        </w:p>
      </w:sdtContent>
    </w:sdt>
    <w:sdt>
      <w:sdtPr>
        <w:id w:val="-1188408331"/>
        <w:tag w:val="goog_rdk_673"/>
      </w:sdtPr>
      <w:sdtContent>
        <w:p w:rsidR="00000000" w:rsidDel="00000000" w:rsidP="00000000" w:rsidRDefault="00000000" w:rsidRPr="00000000" w14:paraId="000000DA">
          <w:pPr>
            <w:numPr>
              <w:ilvl w:val="1"/>
              <w:numId w:val="6"/>
            </w:numPr>
            <w:ind w:left="502" w:hanging="360"/>
            <w:rPr>
              <w:ins w:author="Abinaya Saravanan" w:id="42" w:date="2026-09-23T05:16:08Z"/>
            </w:rPr>
          </w:pPr>
          <w:sdt>
            <w:sdtPr>
              <w:id w:val="-1671940291"/>
              <w:tag w:val="goog_rdk_671"/>
            </w:sdtPr>
            <w:sdtContent>
              <w:ins w:author="Abinaya Saravanan" w:id="42" w:date="2026-09-23T05:16:08Z"/>
              <w:sdt>
                <w:sdtPr>
                  <w:id w:val="-1397558775"/>
                  <w:tag w:val="goog_rdk_672"/>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import google.generativeai as genai</w:t>
                    </w:r>
                  </w:ins>
                </w:sdtContent>
              </w:sdt>
              <w:ins w:author="Abinaya Saravanan" w:id="42" w:date="2026-09-23T05:16:08Z"/>
            </w:sdtContent>
          </w:sdt>
        </w:p>
      </w:sdtContent>
    </w:sdt>
    <w:sdt>
      <w:sdtPr>
        <w:id w:val="615520381"/>
        <w:tag w:val="goog_rdk_676"/>
      </w:sdtPr>
      <w:sdtContent>
        <w:p w:rsidR="00000000" w:rsidDel="00000000" w:rsidP="00000000" w:rsidRDefault="00000000" w:rsidRPr="00000000" w14:paraId="000000DB">
          <w:pPr>
            <w:numPr>
              <w:ilvl w:val="1"/>
              <w:numId w:val="6"/>
            </w:numPr>
            <w:ind w:left="502" w:hanging="360"/>
            <w:rPr>
              <w:ins w:author="Abinaya Saravanan" w:id="42" w:date="2026-09-23T05:16:08Z"/>
            </w:rPr>
          </w:pPr>
          <w:sdt>
            <w:sdtPr>
              <w:id w:val="901062622"/>
              <w:tag w:val="goog_rdk_674"/>
            </w:sdtPr>
            <w:sdtContent>
              <w:ins w:author="Abinaya Saravanan" w:id="42" w:date="2026-09-23T05:16:08Z"/>
              <w:sdt>
                <w:sdtPr>
                  <w:id w:val="-193211266"/>
                  <w:tag w:val="goog_rdk_675"/>
                </w:sdtPr>
                <w:sdtContent>
                  <w:ins w:author="Abinaya Saravanan" w:id="42" w:date="2026-09-23T05:16:08Z">
                    <w:r w:rsidDel="00000000" w:rsidR="00000000" w:rsidRPr="00000000">
                      <w:rPr>
                        <w:rtl w:val="0"/>
                      </w:rPr>
                    </w:r>
                  </w:ins>
                </w:sdtContent>
              </w:sdt>
              <w:ins w:author="Abinaya Saravanan" w:id="42" w:date="2026-09-23T05:16:08Z"/>
            </w:sdtContent>
          </w:sdt>
        </w:p>
      </w:sdtContent>
    </w:sdt>
    <w:sdt>
      <w:sdtPr>
        <w:id w:val="-2094067487"/>
        <w:tag w:val="goog_rdk_679"/>
      </w:sdtPr>
      <w:sdtContent>
        <w:p w:rsidR="00000000" w:rsidDel="00000000" w:rsidP="00000000" w:rsidRDefault="00000000" w:rsidRPr="00000000" w14:paraId="000000DC">
          <w:pPr>
            <w:numPr>
              <w:ilvl w:val="1"/>
              <w:numId w:val="6"/>
            </w:numPr>
            <w:ind w:left="502" w:hanging="360"/>
            <w:rPr>
              <w:ins w:author="Abinaya Saravanan" w:id="42" w:date="2026-09-23T05:16:08Z"/>
            </w:rPr>
          </w:pPr>
          <w:sdt>
            <w:sdtPr>
              <w:id w:val="1363377971"/>
              <w:tag w:val="goog_rdk_677"/>
            </w:sdtPr>
            <w:sdtContent>
              <w:ins w:author="Abinaya Saravanan" w:id="42" w:date="2026-09-23T05:16:08Z"/>
              <w:sdt>
                <w:sdtPr>
                  <w:id w:val="-1950012700"/>
                  <w:tag w:val="goog_rdk_678"/>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def summarize_text(text: str) -&gt; str:</w:t>
                    </w:r>
                  </w:ins>
                </w:sdtContent>
              </w:sdt>
              <w:ins w:author="Abinaya Saravanan" w:id="42" w:date="2026-09-23T05:16:08Z"/>
            </w:sdtContent>
          </w:sdt>
        </w:p>
      </w:sdtContent>
    </w:sdt>
    <w:sdt>
      <w:sdtPr>
        <w:id w:val="1295795648"/>
        <w:tag w:val="goog_rdk_682"/>
      </w:sdtPr>
      <w:sdtContent>
        <w:p w:rsidR="00000000" w:rsidDel="00000000" w:rsidP="00000000" w:rsidRDefault="00000000" w:rsidRPr="00000000" w14:paraId="000000DD">
          <w:pPr>
            <w:numPr>
              <w:ilvl w:val="1"/>
              <w:numId w:val="6"/>
            </w:numPr>
            <w:ind w:left="502" w:hanging="360"/>
            <w:rPr>
              <w:ins w:author="Abinaya Saravanan" w:id="42" w:date="2026-09-23T05:16:08Z"/>
            </w:rPr>
          </w:pPr>
          <w:sdt>
            <w:sdtPr>
              <w:id w:val="-2115675587"/>
              <w:tag w:val="goog_rdk_680"/>
            </w:sdtPr>
            <w:sdtContent>
              <w:ins w:author="Abinaya Saravanan" w:id="42" w:date="2026-09-23T05:16:08Z"/>
              <w:sdt>
                <w:sdtPr>
                  <w:id w:val="-1936180406"/>
                  <w:tag w:val="goog_rdk_681"/>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try:</w:t>
                    </w:r>
                  </w:ins>
                </w:sdtContent>
              </w:sdt>
              <w:ins w:author="Abinaya Saravanan" w:id="42" w:date="2026-09-23T05:16:08Z"/>
            </w:sdtContent>
          </w:sdt>
        </w:p>
      </w:sdtContent>
    </w:sdt>
    <w:sdt>
      <w:sdtPr>
        <w:id w:val="-1335442179"/>
        <w:tag w:val="goog_rdk_685"/>
      </w:sdtPr>
      <w:sdtContent>
        <w:p w:rsidR="00000000" w:rsidDel="00000000" w:rsidP="00000000" w:rsidRDefault="00000000" w:rsidRPr="00000000" w14:paraId="000000DE">
          <w:pPr>
            <w:numPr>
              <w:ilvl w:val="1"/>
              <w:numId w:val="6"/>
            </w:numPr>
            <w:ind w:left="502" w:hanging="360"/>
            <w:rPr>
              <w:ins w:author="Abinaya Saravanan" w:id="42" w:date="2026-09-23T05:16:08Z"/>
            </w:rPr>
          </w:pPr>
          <w:sdt>
            <w:sdtPr>
              <w:id w:val="1028841384"/>
              <w:tag w:val="goog_rdk_683"/>
            </w:sdtPr>
            <w:sdtContent>
              <w:ins w:author="Abinaya Saravanan" w:id="42" w:date="2026-09-23T05:16:08Z"/>
              <w:sdt>
                <w:sdtPr>
                  <w:id w:val="-1075136243"/>
                  <w:tag w:val="goog_rdk_684"/>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42" w:date="2026-09-23T05:16:08Z"/>
            </w:sdtContent>
          </w:sdt>
        </w:p>
      </w:sdtContent>
    </w:sdt>
    <w:sdt>
      <w:sdtPr>
        <w:id w:val="-1791973012"/>
        <w:tag w:val="goog_rdk_688"/>
      </w:sdtPr>
      <w:sdtContent>
        <w:p w:rsidR="00000000" w:rsidDel="00000000" w:rsidP="00000000" w:rsidRDefault="00000000" w:rsidRPr="00000000" w14:paraId="000000DF">
          <w:pPr>
            <w:numPr>
              <w:ilvl w:val="1"/>
              <w:numId w:val="6"/>
            </w:numPr>
            <w:ind w:left="502" w:hanging="360"/>
            <w:rPr>
              <w:ins w:author="Abinaya Saravanan" w:id="42" w:date="2026-09-23T05:16:08Z"/>
            </w:rPr>
          </w:pPr>
          <w:sdt>
            <w:sdtPr>
              <w:id w:val="58156180"/>
              <w:tag w:val="goog_rdk_686"/>
            </w:sdtPr>
            <w:sdtContent>
              <w:ins w:author="Abinaya Saravanan" w:id="42" w:date="2026-09-23T05:16:08Z"/>
              <w:sdt>
                <w:sdtPr>
                  <w:id w:val="-726391306"/>
                  <w:tag w:val="goog_rdk_687"/>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42" w:date="2026-09-23T05:16:08Z"/>
            </w:sdtContent>
          </w:sdt>
        </w:p>
      </w:sdtContent>
    </w:sdt>
    <w:sdt>
      <w:sdtPr>
        <w:id w:val="372176845"/>
        <w:tag w:val="goog_rdk_691"/>
      </w:sdtPr>
      <w:sdtContent>
        <w:p w:rsidR="00000000" w:rsidDel="00000000" w:rsidP="00000000" w:rsidRDefault="00000000" w:rsidRPr="00000000" w14:paraId="000000E0">
          <w:pPr>
            <w:numPr>
              <w:ilvl w:val="1"/>
              <w:numId w:val="6"/>
            </w:numPr>
            <w:ind w:left="502" w:hanging="360"/>
            <w:rPr>
              <w:ins w:author="Abinaya Saravanan" w:id="42" w:date="2026-09-23T05:16:08Z"/>
            </w:rPr>
          </w:pPr>
          <w:sdt>
            <w:sdtPr>
              <w:id w:val="2080355385"/>
              <w:tag w:val="goog_rdk_689"/>
            </w:sdtPr>
            <w:sdtContent>
              <w:ins w:author="Abinaya Saravanan" w:id="42" w:date="2026-09-23T05:16:08Z"/>
              <w:sdt>
                <w:sdtPr>
                  <w:id w:val="2120025424"/>
                  <w:tag w:val="goog_rdk_690"/>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response = model.generate_content(prompt)</w:t>
                    </w:r>
                  </w:ins>
                </w:sdtContent>
              </w:sdt>
              <w:ins w:author="Abinaya Saravanan" w:id="42" w:date="2026-09-23T05:16:08Z"/>
            </w:sdtContent>
          </w:sdt>
        </w:p>
      </w:sdtContent>
    </w:sdt>
    <w:sdt>
      <w:sdtPr>
        <w:id w:val="-1202042823"/>
        <w:tag w:val="goog_rdk_694"/>
      </w:sdtPr>
      <w:sdtContent>
        <w:p w:rsidR="00000000" w:rsidDel="00000000" w:rsidP="00000000" w:rsidRDefault="00000000" w:rsidRPr="00000000" w14:paraId="000000E1">
          <w:pPr>
            <w:numPr>
              <w:ilvl w:val="1"/>
              <w:numId w:val="6"/>
            </w:numPr>
            <w:ind w:left="502" w:hanging="360"/>
            <w:rPr>
              <w:ins w:author="Abinaya Saravanan" w:id="42" w:date="2026-09-23T05:16:08Z"/>
            </w:rPr>
          </w:pPr>
          <w:sdt>
            <w:sdtPr>
              <w:id w:val="-2131514086"/>
              <w:tag w:val="goog_rdk_692"/>
            </w:sdtPr>
            <w:sdtContent>
              <w:ins w:author="Abinaya Saravanan" w:id="42" w:date="2026-09-23T05:16:08Z"/>
              <w:sdt>
                <w:sdtPr>
                  <w:id w:val="1039261605"/>
                  <w:tag w:val="goog_rdk_693"/>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return response.text.strip()</w:t>
                    </w:r>
                  </w:ins>
                </w:sdtContent>
              </w:sdt>
              <w:ins w:author="Abinaya Saravanan" w:id="42" w:date="2026-09-23T05:16:08Z"/>
            </w:sdtContent>
          </w:sdt>
        </w:p>
      </w:sdtContent>
    </w:sdt>
    <w:sdt>
      <w:sdtPr>
        <w:id w:val="-338018250"/>
        <w:tag w:val="goog_rdk_697"/>
      </w:sdtPr>
      <w:sdtContent>
        <w:p w:rsidR="00000000" w:rsidDel="00000000" w:rsidP="00000000" w:rsidRDefault="00000000" w:rsidRPr="00000000" w14:paraId="000000E2">
          <w:pPr>
            <w:numPr>
              <w:ilvl w:val="1"/>
              <w:numId w:val="6"/>
            </w:numPr>
            <w:ind w:left="502" w:hanging="360"/>
            <w:rPr>
              <w:ins w:author="Abinaya Saravanan" w:id="42" w:date="2026-09-23T05:16:08Z"/>
            </w:rPr>
          </w:pPr>
          <w:sdt>
            <w:sdtPr>
              <w:id w:val="1316303211"/>
              <w:tag w:val="goog_rdk_695"/>
            </w:sdtPr>
            <w:sdtContent>
              <w:ins w:author="Abinaya Saravanan" w:id="42" w:date="2026-09-23T05:16:08Z"/>
              <w:sdt>
                <w:sdtPr>
                  <w:id w:val="-591129758"/>
                  <w:tag w:val="goog_rdk_696"/>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except Exception as e:</w:t>
                    </w:r>
                  </w:ins>
                </w:sdtContent>
              </w:sdt>
              <w:ins w:author="Abinaya Saravanan" w:id="42" w:date="2026-09-23T05:16:08Z"/>
            </w:sdtContent>
          </w:sdt>
        </w:p>
      </w:sdtContent>
    </w:sdt>
    <w:sdt>
      <w:sdtPr>
        <w:id w:val="1003871827"/>
        <w:tag w:val="goog_rdk_700"/>
      </w:sdtPr>
      <w:sdtContent>
        <w:p w:rsidR="00000000" w:rsidDel="00000000" w:rsidP="00000000" w:rsidRDefault="00000000" w:rsidRPr="00000000" w14:paraId="000000E3">
          <w:pPr>
            <w:numPr>
              <w:ilvl w:val="1"/>
              <w:numId w:val="6"/>
            </w:numPr>
            <w:ind w:left="502" w:hanging="360"/>
            <w:rPr>
              <w:ins w:author="Abinaya Saravanan" w:id="42" w:date="2026-09-23T05:16:08Z"/>
            </w:rPr>
          </w:pPr>
          <w:sdt>
            <w:sdtPr>
              <w:id w:val="956195689"/>
              <w:tag w:val="goog_rdk_698"/>
            </w:sdtPr>
            <w:sdtContent>
              <w:ins w:author="Abinaya Saravanan" w:id="42" w:date="2026-09-23T05:16:08Z"/>
              <w:sdt>
                <w:sdtPr>
                  <w:id w:val="174225464"/>
                  <w:tag w:val="goog_rdk_699"/>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return f"Error in Summary: {e}"</w:t>
                    </w:r>
                  </w:ins>
                </w:sdtContent>
              </w:sdt>
              <w:ins w:author="Abinaya Saravanan" w:id="42" w:date="2026-09-23T05:16:08Z"/>
            </w:sdtContent>
          </w:sdt>
        </w:p>
      </w:sdtContent>
    </w:sdt>
    <w:sdt>
      <w:sdtPr>
        <w:id w:val="454202308"/>
        <w:tag w:val="goog_rdk_703"/>
      </w:sdtPr>
      <w:sdtContent>
        <w:p w:rsidR="00000000" w:rsidDel="00000000" w:rsidP="00000000" w:rsidRDefault="00000000" w:rsidRPr="00000000" w14:paraId="000000E4">
          <w:pPr>
            <w:numPr>
              <w:ilvl w:val="1"/>
              <w:numId w:val="6"/>
            </w:numPr>
            <w:ind w:left="502" w:hanging="360"/>
            <w:rPr>
              <w:ins w:author="Abinaya Saravanan" w:id="42" w:date="2026-09-23T05:16:08Z"/>
              <w:u w:val="none"/>
            </w:rPr>
          </w:pPr>
          <w:sdt>
            <w:sdtPr>
              <w:id w:val="1555641781"/>
              <w:tag w:val="goog_rdk_701"/>
            </w:sdtPr>
            <w:sdtContent>
              <w:ins w:author="Abinaya Saravanan" w:id="42" w:date="2026-09-23T05:16:08Z"/>
              <w:sdt>
                <w:sdtPr>
                  <w:id w:val="588501355"/>
                  <w:tag w:val="goog_rdk_702"/>
                </w:sdtPr>
                <w:sdtContent>
                  <w:ins w:author="Abinaya Saravanan" w:id="42" w:date="2026-09-23T05:16:08Z">
                    <w:r w:rsidDel="00000000" w:rsidR="00000000" w:rsidRPr="00000000">
                      <w:rPr>
                        <w:rtl w:val="0"/>
                      </w:rPr>
                    </w:r>
                  </w:ins>
                </w:sdtContent>
              </w:sdt>
              <w:ins w:author="Abinaya Saravanan" w:id="42" w:date="2026-09-23T05:16:08Z"/>
            </w:sdtContent>
          </w:sdt>
        </w:p>
      </w:sdtContent>
    </w:sdt>
    <w:sdt>
      <w:sdtPr>
        <w:id w:val="1785475044"/>
        <w:tag w:val="goog_rdk_706"/>
      </w:sdtPr>
      <w:sdtContent>
        <w:p w:rsidR="00000000" w:rsidDel="00000000" w:rsidP="00000000" w:rsidRDefault="00000000" w:rsidRPr="00000000" w14:paraId="000000E5">
          <w:pPr>
            <w:numPr>
              <w:ilvl w:val="1"/>
              <w:numId w:val="6"/>
            </w:numPr>
            <w:ind w:left="502" w:hanging="360"/>
            <w:rPr>
              <w:ins w:author="Abinaya Saravanan" w:id="42" w:date="2026-09-23T05:16:08Z"/>
            </w:rPr>
          </w:pPr>
          <w:sdt>
            <w:sdtPr>
              <w:id w:val="-1312143389"/>
              <w:tag w:val="goog_rdk_704"/>
            </w:sdtPr>
            <w:sdtContent>
              <w:ins w:author="Abinaya Saravanan" w:id="42" w:date="2026-09-23T05:16:08Z"/>
              <w:sdt>
                <w:sdtPr>
                  <w:id w:val="-549646020"/>
                  <w:tag w:val="goog_rdk_705"/>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 3. Print output text safely</w:t>
                    </w:r>
                  </w:ins>
                </w:sdtContent>
              </w:sdt>
              <w:ins w:author="Abinaya Saravanan" w:id="42" w:date="2026-09-23T05:16:08Z"/>
            </w:sdtContent>
          </w:sdt>
        </w:p>
      </w:sdtContent>
    </w:sdt>
    <w:sdt>
      <w:sdtPr>
        <w:id w:val="-1385195304"/>
        <w:tag w:val="goog_rdk_709"/>
      </w:sdtPr>
      <w:sdtContent>
        <w:p w:rsidR="00000000" w:rsidDel="00000000" w:rsidP="00000000" w:rsidRDefault="00000000" w:rsidRPr="00000000" w14:paraId="000000E6">
          <w:pPr>
            <w:numPr>
              <w:ilvl w:val="1"/>
              <w:numId w:val="6"/>
            </w:numPr>
            <w:ind w:left="502" w:hanging="360"/>
            <w:rPr>
              <w:ins w:author="Abinaya Saravanan" w:id="42" w:date="2026-09-23T05:16:08Z"/>
            </w:rPr>
          </w:pPr>
          <w:sdt>
            <w:sdtPr>
              <w:id w:val="-760670320"/>
              <w:tag w:val="goog_rdk_707"/>
            </w:sdtPr>
            <w:sdtContent>
              <w:ins w:author="Abinaya Saravanan" w:id="42" w:date="2026-09-23T05:16:08Z"/>
              <w:sdt>
                <w:sdtPr>
                  <w:id w:val="-1889703442"/>
                  <w:tag w:val="goog_rdk_708"/>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System.out.println(interaction.text().orElse(""));</w:t>
                    </w:r>
                  </w:ins>
                </w:sdtContent>
              </w:sdt>
              <w:ins w:author="Abinaya Saravanan" w:id="42" w:date="2026-09-23T05:16:08Z"/>
            </w:sdtContent>
          </w:sdt>
        </w:p>
      </w:sdtContent>
    </w:sdt>
    <w:sdt>
      <w:sdtPr>
        <w:id w:val="1621252076"/>
        <w:tag w:val="goog_rdk_712"/>
      </w:sdtPr>
      <w:sdtContent>
        <w:p w:rsidR="00000000" w:rsidDel="00000000" w:rsidP="00000000" w:rsidRDefault="00000000" w:rsidRPr="00000000" w14:paraId="000000E7">
          <w:pPr>
            <w:numPr>
              <w:ilvl w:val="1"/>
              <w:numId w:val="6"/>
            </w:numPr>
            <w:ind w:left="502" w:hanging="360"/>
            <w:rPr>
              <w:ins w:author="Abinaya Saravanan" w:id="42" w:date="2026-09-23T05:16:08Z"/>
            </w:rPr>
          </w:pPr>
          <w:sdt>
            <w:sdtPr>
              <w:id w:val="-1965065078"/>
              <w:tag w:val="goog_rdk_710"/>
            </w:sdtPr>
            <w:sdtContent>
              <w:ins w:author="Abinaya Saravanan" w:id="42" w:date="2026-09-23T05:16:08Z"/>
              <w:sdt>
                <w:sdtPr>
                  <w:id w:val="-1819660083"/>
                  <w:tag w:val="goog_rdk_711"/>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    }</w:t>
                    </w:r>
                  </w:ins>
                </w:sdtContent>
              </w:sdt>
              <w:ins w:author="Abinaya Saravanan" w:id="42" w:date="2026-09-23T05:16:08Z"/>
            </w:sdtContent>
          </w:sdt>
        </w:p>
      </w:sdtContent>
    </w:sdt>
    <w:sdt>
      <w:sdtPr>
        <w:id w:val="205583106"/>
        <w:tag w:val="goog_rdk_715"/>
      </w:sdtPr>
      <w:sdtContent>
        <w:p w:rsidR="00000000" w:rsidDel="00000000" w:rsidP="00000000" w:rsidRDefault="00000000" w:rsidRPr="00000000" w14:paraId="000000E8">
          <w:pPr>
            <w:numPr>
              <w:ilvl w:val="1"/>
              <w:numId w:val="6"/>
            </w:numPr>
            <w:ind w:left="502" w:hanging="360"/>
            <w:rPr>
              <w:ins w:author="Abinaya Saravanan" w:id="42" w:date="2026-09-23T05:16:08Z"/>
            </w:rPr>
          </w:pPr>
          <w:sdt>
            <w:sdtPr>
              <w:id w:val="-171280264"/>
              <w:tag w:val="goog_rdk_713"/>
            </w:sdtPr>
            <w:sdtContent>
              <w:ins w:author="Abinaya Saravanan" w:id="42" w:date="2026-09-23T05:16:08Z"/>
              <w:sdt>
                <w:sdtPr>
                  <w:id w:val="-258698843"/>
                  <w:tag w:val="goog_rdk_714"/>
                </w:sdtPr>
                <w:sdtContent>
                  <w:ins w:author="Abinaya Saravanan" w:id="42" w:date="2026-09-23T05:16:08Z">
                    <w:r w:rsidDel="00000000" w:rsidR="00000000" w:rsidRPr="00000000">
                      <w:rPr>
                        <w:rtl w:val="0"/>
                        <w:rPrChange w:author="Abinaya Saravanan" w:id="43" w:date="2026-09-23T05:16:08Z">
                          <w:rPr>
                            <w:rFonts w:ascii="Cambria" w:cs="Cambria" w:eastAsia="Cambria" w:hAnsi="Cambria"/>
                            <w:b w:val="0"/>
                            <w:bCs w:val="0"/>
                            <w:color w:val="000000"/>
                            <w:sz w:val="22"/>
                            <w:szCs w:val="22"/>
                          </w:rPr>
                        </w:rPrChange>
                      </w:rPr>
                      <w:t xml:space="preserve">}</w:t>
                    </w:r>
                  </w:ins>
                </w:sdtContent>
              </w:sdt>
              <w:ins w:author="Abinaya Saravanan" w:id="42" w:date="2026-09-23T05:16:08Z"/>
            </w:sdtContent>
          </w:sdt>
        </w:p>
      </w:sdtContent>
    </w:sdt>
    <w:sdt>
      <w:sdtPr>
        <w:id w:val="284168513"/>
        <w:tag w:val="goog_rdk_719"/>
      </w:sdtPr>
      <w:sdtContent>
        <w:p w:rsidR="00000000" w:rsidDel="00000000" w:rsidP="00000000" w:rsidRDefault="00000000" w:rsidRPr="00000000" w14:paraId="000000E9">
          <w:pPr>
            <w:numPr>
              <w:ilvl w:val="1"/>
              <w:numId w:val="6"/>
            </w:numPr>
            <w:ind w:left="502" w:hanging="360"/>
            <w:rPr>
              <w:ins w:author="Rossi Rossi" w:id="28" w:date="2026-09-22T06:56:59Z"/>
            </w:rPr>
            <w:pPrChange w:author="Abinaya Saravanan" w:id="0" w:date="2026-09-23T05:16:08Z">
              <w:pPr>
                <w:numPr>
                  <w:ilvl w:val="1"/>
                  <w:numId w:val="6"/>
                </w:numPr>
                <w:ind w:left="502" w:hanging="360"/>
              </w:pPr>
            </w:pPrChange>
          </w:pPr>
          <w:sdt>
            <w:sdtPr>
              <w:id w:val="1078136784"/>
              <w:tag w:val="goog_rdk_717"/>
            </w:sdtPr>
            <w:sdtContent>
              <w:ins w:author="Rossi Rossi" w:id="28" w:date="2026-09-22T06:56:59Z"/>
              <w:sdt>
                <w:sdtPr>
                  <w:id w:val="-1790342712"/>
                  <w:tag w:val="goog_rdk_71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08040164"/>
        <w:tag w:val="goog_rdk_722"/>
      </w:sdtPr>
      <w:sdtContent>
        <w:p w:rsidR="00000000" w:rsidDel="00000000" w:rsidP="00000000" w:rsidRDefault="00000000" w:rsidRPr="00000000" w14:paraId="000000EA">
          <w:pPr>
            <w:numPr>
              <w:ilvl w:val="1"/>
              <w:numId w:val="6"/>
            </w:numPr>
            <w:ind w:left="502" w:hanging="360"/>
            <w:rPr>
              <w:ins w:author="Rossi Rossi" w:id="28" w:date="2026-09-22T06:56:59Z"/>
            </w:rPr>
          </w:pPr>
          <w:sdt>
            <w:sdtPr>
              <w:id w:val="-1119299178"/>
              <w:tag w:val="goog_rdk_720"/>
            </w:sdtPr>
            <w:sdtContent>
              <w:ins w:author="Rossi Rossi" w:id="28" w:date="2026-09-22T06:56:59Z"/>
              <w:sdt>
                <w:sdtPr>
                  <w:id w:val="-125941588"/>
                  <w:tag w:val="goog_rdk_7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interaction =</w:t>
                    </w:r>
                  </w:ins>
                </w:sdtContent>
              </w:sdt>
              <w:ins w:author="Rossi Rossi" w:id="28" w:date="2026-09-22T06:56:59Z"/>
            </w:sdtContent>
          </w:sdt>
        </w:p>
      </w:sdtContent>
    </w:sdt>
    <w:sdt>
      <w:sdtPr>
        <w:id w:val="-760052359"/>
        <w:tag w:val="goog_rdk_725"/>
      </w:sdtPr>
      <w:sdtContent>
        <w:p w:rsidR="00000000" w:rsidDel="00000000" w:rsidP="00000000" w:rsidRDefault="00000000" w:rsidRPr="00000000" w14:paraId="000000EB">
          <w:pPr>
            <w:numPr>
              <w:ilvl w:val="1"/>
              <w:numId w:val="6"/>
            </w:numPr>
            <w:ind w:left="502" w:hanging="360"/>
            <w:rPr>
              <w:ins w:author="Rossi Rossi" w:id="28" w:date="2026-09-22T06:56:59Z"/>
            </w:rPr>
          </w:pPr>
          <w:sdt>
            <w:sdtPr>
              <w:id w:val="-689640829"/>
              <w:tag w:val="goog_rdk_723"/>
            </w:sdtPr>
            <w:sdtContent>
              <w:ins w:author="Rossi Rossi" w:id="28" w:date="2026-09-22T06:56:59Z"/>
              <w:sdt>
                <w:sdtPr>
                  <w:id w:val="535520558"/>
                  <w:tag w:val="goog_rdk_72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28" w:date="2026-09-22T06:56:59Z"/>
            </w:sdtContent>
          </w:sdt>
        </w:p>
      </w:sdtContent>
    </w:sdt>
    <w:sdt>
      <w:sdtPr>
        <w:id w:val="-1015525315"/>
        <w:tag w:val="goog_rdk_729"/>
      </w:sdtPr>
      <w:sdtContent>
        <w:p w:rsidR="00000000" w:rsidDel="00000000" w:rsidP="00000000" w:rsidRDefault="00000000" w:rsidRPr="00000000" w14:paraId="000000EC">
          <w:pPr>
            <w:numPr>
              <w:ilvl w:val="1"/>
              <w:numId w:val="6"/>
            </w:numPr>
            <w:ind w:left="502" w:hanging="360"/>
            <w:rPr>
              <w:ins w:author="Abinaya Saravanan" w:id="44" w:date="2026-09-23T05:16:54Z"/>
            </w:rPr>
          </w:pPr>
          <w:sdt>
            <w:sdtPr>
              <w:id w:val="-27515738"/>
              <w:tag w:val="goog_rdk_727"/>
            </w:sdtPr>
            <w:sdtContent>
              <w:ins w:author="Abinaya Saravanan" w:id="44" w:date="2026-09-23T05:16:54Z"/>
              <w:sdt>
                <w:sdtPr>
                  <w:id w:val="-650045719"/>
                  <w:tag w:val="goog_rdk_728"/>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curl "https://generativelanguage.googleapis.com/v1beta/interactions" \</w:t>
                    </w:r>
                  </w:ins>
                </w:sdtContent>
              </w:sdt>
              <w:ins w:author="Abinaya Saravanan" w:id="44" w:date="2026-09-23T05:16:54Z"/>
            </w:sdtContent>
          </w:sdt>
        </w:p>
      </w:sdtContent>
    </w:sdt>
    <w:sdt>
      <w:sdtPr>
        <w:id w:val="225850461"/>
        <w:tag w:val="goog_rdk_732"/>
      </w:sdtPr>
      <w:sdtContent>
        <w:p w:rsidR="00000000" w:rsidDel="00000000" w:rsidP="00000000" w:rsidRDefault="00000000" w:rsidRPr="00000000" w14:paraId="000000ED">
          <w:pPr>
            <w:numPr>
              <w:ilvl w:val="1"/>
              <w:numId w:val="6"/>
            </w:numPr>
            <w:ind w:left="502" w:hanging="360"/>
            <w:rPr>
              <w:ins w:author="Abinaya Saravanan" w:id="44" w:date="2026-09-23T05:16:54Z"/>
            </w:rPr>
          </w:pPr>
          <w:sdt>
            <w:sdtPr>
              <w:id w:val="-927450257"/>
              <w:tag w:val="goog_rdk_730"/>
            </w:sdtPr>
            <w:sdtContent>
              <w:ins w:author="Abinaya Saravanan" w:id="44" w:date="2026-09-23T05:16:54Z"/>
              <w:sdt>
                <w:sdtPr>
                  <w:id w:val="1095143376"/>
                  <w:tag w:val="goog_rdk_731"/>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-H "Content-Type: application/json" \</w:t>
                    </w:r>
                  </w:ins>
                </w:sdtContent>
              </w:sdt>
              <w:ins w:author="Abinaya Saravanan" w:id="44" w:date="2026-09-23T05:16:54Z"/>
            </w:sdtContent>
          </w:sdt>
        </w:p>
      </w:sdtContent>
    </w:sdt>
    <w:sdt>
      <w:sdtPr>
        <w:id w:val="1594651478"/>
        <w:tag w:val="goog_rdk_735"/>
      </w:sdtPr>
      <w:sdtContent>
        <w:p w:rsidR="00000000" w:rsidDel="00000000" w:rsidP="00000000" w:rsidRDefault="00000000" w:rsidRPr="00000000" w14:paraId="000000EE">
          <w:pPr>
            <w:numPr>
              <w:ilvl w:val="1"/>
              <w:numId w:val="6"/>
            </w:numPr>
            <w:ind w:left="502" w:hanging="360"/>
            <w:rPr>
              <w:ins w:author="Abinaya Saravanan" w:id="44" w:date="2026-09-23T05:16:54Z"/>
            </w:rPr>
          </w:pPr>
          <w:sdt>
            <w:sdtPr>
              <w:id w:val="635102153"/>
              <w:tag w:val="goog_rdk_733"/>
            </w:sdtPr>
            <w:sdtContent>
              <w:ins w:author="Abinaya Saravanan" w:id="44" w:date="2026-09-23T05:16:54Z"/>
              <w:sdt>
                <w:sdtPr>
                  <w:id w:val="-1717832204"/>
                  <w:tag w:val="goog_rdk_734"/>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-H "x-goog-api-key: YOUR_API_KEY" \</w:t>
                    </w:r>
                  </w:ins>
                </w:sdtContent>
              </w:sdt>
              <w:ins w:author="Abinaya Saravanan" w:id="44" w:date="2026-09-23T05:16:54Z"/>
            </w:sdtContent>
          </w:sdt>
        </w:p>
      </w:sdtContent>
    </w:sdt>
    <w:sdt>
      <w:sdtPr>
        <w:id w:val="-67796929"/>
        <w:tag w:val="goog_rdk_738"/>
      </w:sdtPr>
      <w:sdtContent>
        <w:p w:rsidR="00000000" w:rsidDel="00000000" w:rsidP="00000000" w:rsidRDefault="00000000" w:rsidRPr="00000000" w14:paraId="000000EF">
          <w:pPr>
            <w:numPr>
              <w:ilvl w:val="1"/>
              <w:numId w:val="6"/>
            </w:numPr>
            <w:ind w:left="502" w:hanging="360"/>
            <w:rPr>
              <w:ins w:author="Abinaya Saravanan" w:id="44" w:date="2026-09-23T05:16:54Z"/>
            </w:rPr>
          </w:pPr>
          <w:sdt>
            <w:sdtPr>
              <w:id w:val="-1329183584"/>
              <w:tag w:val="goog_rdk_736"/>
            </w:sdtPr>
            <w:sdtContent>
              <w:ins w:author="Abinaya Saravanan" w:id="44" w:date="2026-09-23T05:16:54Z"/>
              <w:sdt>
                <w:sdtPr>
                  <w:id w:val="-813637698"/>
                  <w:tag w:val="goog_rdk_737"/>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-X POST \</w:t>
                    </w:r>
                  </w:ins>
                </w:sdtContent>
              </w:sdt>
              <w:ins w:author="Abinaya Saravanan" w:id="44" w:date="2026-09-23T05:16:54Z"/>
            </w:sdtContent>
          </w:sdt>
        </w:p>
      </w:sdtContent>
    </w:sdt>
    <w:sdt>
      <w:sdtPr>
        <w:id w:val="933657143"/>
        <w:tag w:val="goog_rdk_741"/>
      </w:sdtPr>
      <w:sdtContent>
        <w:p w:rsidR="00000000" w:rsidDel="00000000" w:rsidP="00000000" w:rsidRDefault="00000000" w:rsidRPr="00000000" w14:paraId="000000F0">
          <w:pPr>
            <w:numPr>
              <w:ilvl w:val="1"/>
              <w:numId w:val="6"/>
            </w:numPr>
            <w:ind w:left="502" w:hanging="360"/>
            <w:rPr>
              <w:ins w:author="Abinaya Saravanan" w:id="44" w:date="2026-09-23T05:16:54Z"/>
            </w:rPr>
          </w:pPr>
          <w:sdt>
            <w:sdtPr>
              <w:id w:val="-26401027"/>
              <w:tag w:val="goog_rdk_739"/>
            </w:sdtPr>
            <w:sdtContent>
              <w:ins w:author="Abinaya Saravanan" w:id="44" w:date="2026-09-23T05:16:54Z"/>
              <w:sdt>
                <w:sdtPr>
                  <w:id w:val="-641469227"/>
                  <w:tag w:val="goog_rdk_740"/>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-d '{</w:t>
                    </w:r>
                  </w:ins>
                </w:sdtContent>
              </w:sdt>
              <w:ins w:author="Abinaya Saravanan" w:id="44" w:date="2026-09-23T05:16:54Z"/>
            </w:sdtContent>
          </w:sdt>
        </w:p>
      </w:sdtContent>
    </w:sdt>
    <w:sdt>
      <w:sdtPr>
        <w:id w:val="-1927479677"/>
        <w:tag w:val="goog_rdk_744"/>
      </w:sdtPr>
      <w:sdtContent>
        <w:p w:rsidR="00000000" w:rsidDel="00000000" w:rsidP="00000000" w:rsidRDefault="00000000" w:rsidRPr="00000000" w14:paraId="000000F1">
          <w:pPr>
            <w:numPr>
              <w:ilvl w:val="1"/>
              <w:numId w:val="6"/>
            </w:numPr>
            <w:ind w:left="502" w:hanging="360"/>
            <w:rPr>
              <w:ins w:author="Abinaya Saravanan" w:id="44" w:date="2026-09-23T05:16:54Z"/>
            </w:rPr>
          </w:pPr>
          <w:sdt>
            <w:sdtPr>
              <w:id w:val="-2054357573"/>
              <w:tag w:val="goog_rdk_742"/>
            </w:sdtPr>
            <w:sdtContent>
              <w:ins w:author="Abinaya Saravanan" w:id="44" w:date="2026-09-23T05:16:54Z"/>
              <w:sdt>
                <w:sdtPr>
                  <w:id w:val="-982476487"/>
                  <w:tag w:val="goog_rdk_743"/>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"model": "models/gemini-1.5-flash",</w:t>
                    </w:r>
                  </w:ins>
                </w:sdtContent>
              </w:sdt>
              <w:ins w:author="Abinaya Saravanan" w:id="44" w:date="2026-09-23T05:16:54Z"/>
            </w:sdtContent>
          </w:sdt>
        </w:p>
      </w:sdtContent>
    </w:sdt>
    <w:sdt>
      <w:sdtPr>
        <w:id w:val="1923403088"/>
        <w:tag w:val="goog_rdk_747"/>
      </w:sdtPr>
      <w:sdtContent>
        <w:p w:rsidR="00000000" w:rsidDel="00000000" w:rsidP="00000000" w:rsidRDefault="00000000" w:rsidRPr="00000000" w14:paraId="000000F2">
          <w:pPr>
            <w:numPr>
              <w:ilvl w:val="1"/>
              <w:numId w:val="6"/>
            </w:numPr>
            <w:ind w:left="502" w:hanging="360"/>
            <w:rPr>
              <w:ins w:author="Abinaya Saravanan" w:id="44" w:date="2026-09-23T05:16:54Z"/>
            </w:rPr>
          </w:pPr>
          <w:sdt>
            <w:sdtPr>
              <w:id w:val="1548892928"/>
              <w:tag w:val="goog_rdk_745"/>
            </w:sdtPr>
            <w:sdtContent>
              <w:ins w:author="Abinaya Saravanan" w:id="44" w:date="2026-09-23T05:16:54Z"/>
              <w:sdt>
                <w:sdtPr>
                  <w:id w:val="1503094133"/>
                  <w:tag w:val="goog_rdk_746"/>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"input": "Explain how AI works in a few sentences."</w:t>
                    </w:r>
                  </w:ins>
                </w:sdtContent>
              </w:sdt>
              <w:ins w:author="Abinaya Saravanan" w:id="44" w:date="2026-09-23T05:16:54Z"/>
            </w:sdtContent>
          </w:sdt>
        </w:p>
      </w:sdtContent>
    </w:sdt>
    <w:sdt>
      <w:sdtPr>
        <w:id w:val="1656699046"/>
        <w:tag w:val="goog_rdk_750"/>
      </w:sdtPr>
      <w:sdtContent>
        <w:p w:rsidR="00000000" w:rsidDel="00000000" w:rsidP="00000000" w:rsidRDefault="00000000" w:rsidRPr="00000000" w14:paraId="000000F3">
          <w:pPr>
            <w:numPr>
              <w:ilvl w:val="1"/>
              <w:numId w:val="6"/>
            </w:numPr>
            <w:ind w:left="502" w:hanging="360"/>
            <w:rPr>
              <w:ins w:author="Abinaya Saravanan" w:id="44" w:date="2026-09-23T05:16:54Z"/>
            </w:rPr>
          </w:pPr>
          <w:sdt>
            <w:sdtPr>
              <w:id w:val="-1128204215"/>
              <w:tag w:val="goog_rdk_748"/>
            </w:sdtPr>
            <w:sdtContent>
              <w:ins w:author="Abinaya Saravanan" w:id="44" w:date="2026-09-23T05:16:54Z"/>
              <w:sdt>
                <w:sdtPr>
                  <w:id w:val="-323259621"/>
                  <w:tag w:val="goog_rdk_749"/>
                </w:sdtPr>
                <w:sdtContent>
                  <w:ins w:author="Abinaya Saravanan" w:id="44" w:date="2026-09-23T05:16:54Z">
                    <w:r w:rsidDel="00000000" w:rsidR="00000000" w:rsidRPr="00000000">
                      <w:rPr>
                        <w:rtl w:val="0"/>
                        <w:rPrChange w:author="Abinaya Saravanan" w:id="45" w:date="2026-09-23T05:16:54Z">
                          <w:rPr>
                            <w:rFonts w:ascii="Cambria" w:cs="Cambria" w:eastAsia="Cambria" w:hAnsi="Cambria"/>
                            <w:b w:val="0"/>
                            <w:bCs w:val="0"/>
                            <w:color w:val="000000"/>
                            <w:sz w:val="22"/>
                            <w:szCs w:val="22"/>
                          </w:rPr>
                        </w:rPrChange>
                      </w:rPr>
                      <w:t xml:space="preserve">  }'</w:t>
                    </w:r>
                  </w:ins>
                </w:sdtContent>
              </w:sdt>
              <w:ins w:author="Abinaya Saravanan" w:id="44" w:date="2026-09-23T05:16:54Z"/>
            </w:sdtContent>
          </w:sdt>
        </w:p>
      </w:sdtContent>
    </w:sdt>
    <w:sdt>
      <w:sdtPr>
        <w:id w:val="-1094472526"/>
        <w:tag w:val="goog_rdk_754"/>
      </w:sdtPr>
      <w:sdtContent>
        <w:p w:rsidR="00000000" w:rsidDel="00000000" w:rsidP="00000000" w:rsidRDefault="00000000" w:rsidRPr="00000000" w14:paraId="000000F4">
          <w:pPr>
            <w:numPr>
              <w:ilvl w:val="1"/>
              <w:numId w:val="6"/>
            </w:numPr>
            <w:ind w:left="502" w:hanging="360"/>
            <w:rPr>
              <w:ins w:author="Rossi Rossi" w:id="28" w:date="2026-09-22T06:56:59Z"/>
            </w:rPr>
            <w:pPrChange w:author="Abinaya Saravanan" w:id="0" w:date="2026-09-23T05:16:54Z">
              <w:pPr>
                <w:numPr>
                  <w:ilvl w:val="1"/>
                  <w:numId w:val="6"/>
                </w:numPr>
                <w:ind w:left="502" w:hanging="360"/>
              </w:pPr>
            </w:pPrChange>
          </w:pPr>
          <w:sdt>
            <w:sdtPr>
              <w:id w:val="229537523"/>
              <w:tag w:val="goog_rdk_752"/>
            </w:sdtPr>
            <w:sdtContent>
              <w:ins w:author="Rossi Rossi" w:id="28" w:date="2026-09-22T06:56:59Z"/>
              <w:sdt>
                <w:sdtPr>
                  <w:id w:val="-1020726432"/>
                  <w:tag w:val="goog_rdk_75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17344607"/>
        <w:tag w:val="goog_rdk_757"/>
      </w:sdtPr>
      <w:sdtContent>
        <w:p w:rsidR="00000000" w:rsidDel="00000000" w:rsidP="00000000" w:rsidRDefault="00000000" w:rsidRPr="00000000" w14:paraId="000000F5">
          <w:pPr>
            <w:numPr>
              <w:ilvl w:val="1"/>
              <w:numId w:val="6"/>
            </w:numPr>
            <w:ind w:left="502" w:hanging="360"/>
            <w:rPr>
              <w:ins w:author="Rossi Rossi" w:id="28" w:date="2026-09-22T06:56:59Z"/>
            </w:rPr>
          </w:pPr>
          <w:sdt>
            <w:sdtPr>
              <w:id w:val="1357228745"/>
              <w:tag w:val="goog_rdk_755"/>
            </w:sdtPr>
            <w:sdtContent>
              <w:ins w:author="Rossi Rossi" w:id="28" w:date="2026-09-22T06:56:59Z"/>
              <w:sdt>
                <w:sdtPr>
                  <w:id w:val="1493832466"/>
                  <w:tag w:val="goog_rdk_7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28" w:date="2026-09-22T06:56:59Z"/>
            </w:sdtContent>
          </w:sdt>
        </w:p>
      </w:sdtContent>
    </w:sdt>
    <w:sdt>
      <w:sdtPr>
        <w:id w:val="-861452539"/>
        <w:tag w:val="goog_rdk_760"/>
      </w:sdtPr>
      <w:sdtContent>
        <w:p w:rsidR="00000000" w:rsidDel="00000000" w:rsidP="00000000" w:rsidRDefault="00000000" w:rsidRPr="00000000" w14:paraId="000000F6">
          <w:pPr>
            <w:numPr>
              <w:ilvl w:val="1"/>
              <w:numId w:val="6"/>
            </w:numPr>
            <w:ind w:left="502" w:hanging="360"/>
            <w:rPr>
              <w:ins w:author="Rossi Rossi" w:id="28" w:date="2026-09-22T06:56:59Z"/>
            </w:rPr>
          </w:pPr>
          <w:sdt>
            <w:sdtPr>
              <w:id w:val="-359560933"/>
              <w:tag w:val="goog_rdk_758"/>
            </w:sdtPr>
            <w:sdtContent>
              <w:ins w:author="Rossi Rossi" w:id="28" w:date="2026-09-22T06:56:59Z"/>
              <w:sdt>
                <w:sdtPr>
                  <w:id w:val="1876632071"/>
                  <w:tag w:val="goog_rdk_75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27642654"/>
        <w:tag w:val="goog_rdk_763"/>
      </w:sdtPr>
      <w:sdtContent>
        <w:p w:rsidR="00000000" w:rsidDel="00000000" w:rsidP="00000000" w:rsidRDefault="00000000" w:rsidRPr="00000000" w14:paraId="000000F7">
          <w:pPr>
            <w:numPr>
              <w:ilvl w:val="1"/>
              <w:numId w:val="6"/>
            </w:numPr>
            <w:ind w:left="502" w:hanging="360"/>
            <w:rPr>
              <w:ins w:author="Rossi Rossi" w:id="28" w:date="2026-09-22T06:56:59Z"/>
            </w:rPr>
          </w:pPr>
          <w:sdt>
            <w:sdtPr>
              <w:id w:val="-1123920417"/>
              <w:tag w:val="goog_rdk_761"/>
            </w:sdtPr>
            <w:sdtContent>
              <w:ins w:author="Rossi Rossi" w:id="28" w:date="2026-09-22T06:56:59Z"/>
              <w:sdt>
                <w:sdtPr>
                  <w:id w:val="108031827"/>
                  <w:tag w:val="goog_rdk_7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REST</w:t>
                    </w:r>
                  </w:ins>
                </w:sdtContent>
              </w:sdt>
              <w:ins w:author="Rossi Rossi" w:id="28" w:date="2026-09-22T06:56:59Z"/>
            </w:sdtContent>
          </w:sdt>
        </w:p>
      </w:sdtContent>
    </w:sdt>
    <w:sdt>
      <w:sdtPr>
        <w:id w:val="-1362724519"/>
        <w:tag w:val="goog_rdk_766"/>
      </w:sdtPr>
      <w:sdtContent>
        <w:p w:rsidR="00000000" w:rsidDel="00000000" w:rsidP="00000000" w:rsidRDefault="00000000" w:rsidRPr="00000000" w14:paraId="000000F8">
          <w:pPr>
            <w:numPr>
              <w:ilvl w:val="1"/>
              <w:numId w:val="6"/>
            </w:numPr>
            <w:ind w:left="502" w:hanging="360"/>
            <w:rPr>
              <w:ins w:author="Rossi Rossi" w:id="28" w:date="2026-09-22T06:56:59Z"/>
            </w:rPr>
          </w:pPr>
          <w:sdt>
            <w:sdtPr>
              <w:id w:val="706968164"/>
              <w:tag w:val="goog_rdk_764"/>
            </w:sdtPr>
            <w:sdtContent>
              <w:ins w:author="Rossi Rossi" w:id="28" w:date="2026-09-22T06:56:59Z"/>
              <w:sdt>
                <w:sdtPr>
                  <w:id w:val="-315491853"/>
                  <w:tag w:val="goog_rdk_76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53491457"/>
        <w:tag w:val="goog_rdk_769"/>
      </w:sdtPr>
      <w:sdtContent>
        <w:p w:rsidR="00000000" w:rsidDel="00000000" w:rsidP="00000000" w:rsidRDefault="00000000" w:rsidRPr="00000000" w14:paraId="000000F9">
          <w:pPr>
            <w:numPr>
              <w:ilvl w:val="1"/>
              <w:numId w:val="6"/>
            </w:numPr>
            <w:ind w:left="502" w:hanging="360"/>
            <w:rPr>
              <w:ins w:author="Rossi Rossi" w:id="28" w:date="2026-09-22T06:56:59Z"/>
            </w:rPr>
          </w:pPr>
          <w:sdt>
            <w:sdtPr>
              <w:id w:val="1175957464"/>
              <w:tag w:val="goog_rdk_767"/>
            </w:sdtPr>
            <w:sdtContent>
              <w:ins w:author="Rossi Rossi" w:id="28" w:date="2026-09-22T06:56:59Z"/>
              <w:sdt>
                <w:sdtPr>
                  <w:id w:val="-1848516891"/>
                  <w:tag w:val="goog_rdk_7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28" w:date="2026-09-22T06:56:59Z"/>
            </w:sdtContent>
          </w:sdt>
        </w:p>
      </w:sdtContent>
    </w:sdt>
    <w:sdt>
      <w:sdtPr>
        <w:id w:val="2029013745"/>
        <w:tag w:val="goog_rdk_772"/>
      </w:sdtPr>
      <w:sdtContent>
        <w:p w:rsidR="00000000" w:rsidDel="00000000" w:rsidP="00000000" w:rsidRDefault="00000000" w:rsidRPr="00000000" w14:paraId="000000FA">
          <w:pPr>
            <w:numPr>
              <w:ilvl w:val="1"/>
              <w:numId w:val="6"/>
            </w:numPr>
            <w:ind w:left="502" w:hanging="360"/>
            <w:rPr>
              <w:ins w:author="Rossi Rossi" w:id="28" w:date="2026-09-22T06:56:59Z"/>
            </w:rPr>
          </w:pPr>
          <w:sdt>
            <w:sdtPr>
              <w:id w:val="4192490"/>
              <w:tag w:val="goog_rdk_770"/>
            </w:sdtPr>
            <w:sdtContent>
              <w:ins w:author="Rossi Rossi" w:id="28" w:date="2026-09-22T06:56:59Z"/>
              <w:sdt>
                <w:sdtPr>
                  <w:id w:val="150083865"/>
                  <w:tag w:val="goog_rdk_77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28" w:date="2026-09-22T06:56:59Z"/>
            </w:sdtContent>
          </w:sdt>
        </w:p>
      </w:sdtContent>
    </w:sdt>
    <w:sdt>
      <w:sdtPr>
        <w:id w:val="1555119139"/>
        <w:tag w:val="goog_rdk_775"/>
      </w:sdtPr>
      <w:sdtContent>
        <w:p w:rsidR="00000000" w:rsidDel="00000000" w:rsidP="00000000" w:rsidRDefault="00000000" w:rsidRPr="00000000" w14:paraId="000000FB">
          <w:pPr>
            <w:numPr>
              <w:ilvl w:val="1"/>
              <w:numId w:val="6"/>
            </w:numPr>
            <w:ind w:left="502" w:hanging="360"/>
            <w:rPr>
              <w:ins w:author="Rossi Rossi" w:id="28" w:date="2026-09-22T06:56:59Z"/>
            </w:rPr>
          </w:pPr>
          <w:sdt>
            <w:sdtPr>
              <w:id w:val="2000121017"/>
              <w:tag w:val="goog_rdk_773"/>
            </w:sdtPr>
            <w:sdtContent>
              <w:ins w:author="Rossi Rossi" w:id="28" w:date="2026-09-22T06:56:59Z"/>
              <w:sdt>
                <w:sdtPr>
                  <w:id w:val="1179881108"/>
                  <w:tag w:val="goog_rdk_7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"x-goog-api-key: YOUR_API_KEY" \</w:t>
                    </w:r>
                  </w:ins>
                </w:sdtContent>
              </w:sdt>
              <w:ins w:author="Rossi Rossi" w:id="28" w:date="2026-09-22T06:56:59Z"/>
            </w:sdtContent>
          </w:sdt>
        </w:p>
      </w:sdtContent>
    </w:sdt>
    <w:sdt>
      <w:sdtPr>
        <w:id w:val="-249042950"/>
        <w:tag w:val="goog_rdk_778"/>
      </w:sdtPr>
      <w:sdtContent>
        <w:p w:rsidR="00000000" w:rsidDel="00000000" w:rsidP="00000000" w:rsidRDefault="00000000" w:rsidRPr="00000000" w14:paraId="000000FC">
          <w:pPr>
            <w:numPr>
              <w:ilvl w:val="1"/>
              <w:numId w:val="6"/>
            </w:numPr>
            <w:ind w:left="502" w:hanging="360"/>
            <w:rPr>
              <w:ins w:author="Rossi Rossi" w:id="28" w:date="2026-09-22T06:56:59Z"/>
            </w:rPr>
          </w:pPr>
          <w:sdt>
            <w:sdtPr>
              <w:id w:val="-208809716"/>
              <w:tag w:val="goog_rdk_776"/>
            </w:sdtPr>
            <w:sdtContent>
              <w:ins w:author="Rossi Rossi" w:id="28" w:date="2026-09-22T06:56:59Z"/>
              <w:sdt>
                <w:sdtPr>
                  <w:id w:val="761819031"/>
                  <w:tag w:val="goog_rdk_77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-X POST \</w:t>
                    </w:r>
                  </w:ins>
                </w:sdtContent>
              </w:sdt>
              <w:ins w:author="Rossi Rossi" w:id="28" w:date="2026-09-22T06:56:59Z"/>
            </w:sdtContent>
          </w:sdt>
        </w:p>
      </w:sdtContent>
    </w:sdt>
    <w:sdt>
      <w:sdtPr>
        <w:id w:val="1815271937"/>
        <w:tag w:val="goog_rdk_781"/>
      </w:sdtPr>
      <w:sdtContent>
        <w:p w:rsidR="00000000" w:rsidDel="00000000" w:rsidP="00000000" w:rsidRDefault="00000000" w:rsidRPr="00000000" w14:paraId="000000FD">
          <w:pPr>
            <w:numPr>
              <w:ilvl w:val="1"/>
              <w:numId w:val="6"/>
            </w:numPr>
            <w:ind w:left="502" w:hanging="360"/>
            <w:rPr>
              <w:ins w:author="Rossi Rossi" w:id="28" w:date="2026-09-22T06:56:59Z"/>
            </w:rPr>
          </w:pPr>
          <w:sdt>
            <w:sdtPr>
              <w:id w:val="-196409684"/>
              <w:tag w:val="goog_rdk_779"/>
            </w:sdtPr>
            <w:sdtContent>
              <w:ins w:author="Rossi Rossi" w:id="28" w:date="2026-09-22T06:56:59Z"/>
              <w:sdt>
                <w:sdtPr>
                  <w:id w:val="-983309142"/>
                  <w:tag w:val="goog_rdk_7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-d '{</w:t>
                    </w:r>
                  </w:ins>
                </w:sdtContent>
              </w:sdt>
              <w:ins w:author="Rossi Rossi" w:id="28" w:date="2026-09-22T06:56:59Z"/>
            </w:sdtContent>
          </w:sdt>
        </w:p>
      </w:sdtContent>
    </w:sdt>
    <w:sdt>
      <w:sdtPr>
        <w:id w:val="1710781006"/>
        <w:tag w:val="goog_rdk_784"/>
      </w:sdtPr>
      <w:sdtContent>
        <w:p w:rsidR="00000000" w:rsidDel="00000000" w:rsidP="00000000" w:rsidRDefault="00000000" w:rsidRPr="00000000" w14:paraId="000000FE">
          <w:pPr>
            <w:numPr>
              <w:ilvl w:val="1"/>
              <w:numId w:val="6"/>
            </w:numPr>
            <w:ind w:left="502" w:hanging="360"/>
            <w:rPr>
              <w:ins w:author="Rossi Rossi" w:id="28" w:date="2026-09-22T06:56:59Z"/>
            </w:rPr>
          </w:pPr>
          <w:sdt>
            <w:sdtPr>
              <w:id w:val="1334132773"/>
              <w:tag w:val="goog_rdk_782"/>
            </w:sdtPr>
            <w:sdtContent>
              <w:ins w:author="Rossi Rossi" w:id="28" w:date="2026-09-22T06:56:59Z"/>
              <w:sdt>
                <w:sdtPr>
                  <w:id w:val="1696665038"/>
                  <w:tag w:val="goog_rdk_78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1696228582"/>
        <w:tag w:val="goog_rdk_787"/>
      </w:sdtPr>
      <w:sdtContent>
        <w:p w:rsidR="00000000" w:rsidDel="00000000" w:rsidP="00000000" w:rsidRDefault="00000000" w:rsidRPr="00000000" w14:paraId="000000FF">
          <w:pPr>
            <w:numPr>
              <w:ilvl w:val="1"/>
              <w:numId w:val="6"/>
            </w:numPr>
            <w:ind w:left="502" w:hanging="360"/>
            <w:rPr>
              <w:ins w:author="Rossi Rossi" w:id="28" w:date="2026-09-22T06:56:59Z"/>
            </w:rPr>
          </w:pPr>
          <w:sdt>
            <w:sdtPr>
              <w:id w:val="-1466691596"/>
              <w:tag w:val="goog_rdk_785"/>
            </w:sdtPr>
            <w:sdtContent>
              <w:ins w:author="Rossi Rossi" w:id="28" w:date="2026-09-22T06:56:59Z"/>
              <w:sdt>
                <w:sdtPr>
                  <w:id w:val="477843626"/>
                  <w:tag w:val="goog_rdk_7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22860001"/>
        <w:tag w:val="goog_rdk_790"/>
      </w:sdtPr>
      <w:sdtContent>
        <w:p w:rsidR="00000000" w:rsidDel="00000000" w:rsidP="00000000" w:rsidRDefault="00000000" w:rsidRPr="00000000" w14:paraId="00000100">
          <w:pPr>
            <w:numPr>
              <w:ilvl w:val="1"/>
              <w:numId w:val="6"/>
            </w:numPr>
            <w:ind w:left="502" w:hanging="360"/>
            <w:rPr>
              <w:ins w:author="Rossi Rossi" w:id="28" w:date="2026-09-22T06:56:59Z"/>
            </w:rPr>
          </w:pPr>
          <w:sdt>
            <w:sdtPr>
              <w:id w:val="1688879352"/>
              <w:tag w:val="goog_rdk_788"/>
            </w:sdtPr>
            <w:sdtContent>
              <w:ins w:author="Rossi Rossi" w:id="28" w:date="2026-09-22T06:56:59Z"/>
              <w:sdt>
                <w:sdtPr>
                  <w:id w:val="-101583245"/>
                  <w:tag w:val="goog_rdk_7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946493252"/>
        <w:tag w:val="goog_rdk_794"/>
      </w:sdtPr>
      <w:sdtContent>
        <w:p w:rsidR="00000000" w:rsidDel="00000000" w:rsidP="00000000" w:rsidRDefault="00000000" w:rsidRPr="00000000" w14:paraId="00000101">
          <w:pPr>
            <w:numPr>
              <w:ilvl w:val="1"/>
              <w:numId w:val="6"/>
            </w:numPr>
            <w:ind w:left="502" w:hanging="360"/>
            <w:rPr>
              <w:ins w:author="Abinaya Saravanan" w:id="46" w:date="2026-09-23T05:17:17Z"/>
            </w:rPr>
          </w:pPr>
          <w:sdt>
            <w:sdtPr>
              <w:id w:val="212933469"/>
              <w:tag w:val="goog_rdk_792"/>
            </w:sdtPr>
            <w:sdtContent>
              <w:ins w:author="Abinaya Saravanan" w:id="46" w:date="2026-09-23T05:17:17Z"/>
              <w:sdt>
                <w:sdtPr>
                  <w:id w:val="-2117432991"/>
                  <w:tag w:val="goog_rdk_793"/>
                </w:sdtPr>
                <w:sdtContent>
                  <w:ins w:author="Abinaya Saravanan" w:id="46" w:date="2026-09-23T05:17:17Z">
                    <w:r w:rsidDel="00000000" w:rsidR="00000000" w:rsidRPr="00000000">
                      <w:rPr>
                        <w:rtl w:val="0"/>
                        <w:rPrChange w:author="Abinaya Saravanan" w:id="47" w:date="2026-09-23T05:17:17Z">
                          <w:rPr>
                            <w:rFonts w:ascii="Cambria" w:cs="Cambria" w:eastAsia="Cambria" w:hAnsi="Cambria"/>
                            <w:b w:val="0"/>
                            <w:bCs w:val="0"/>
                            <w:color w:val="000000"/>
                            <w:sz w:val="22"/>
                            <w:szCs w:val="22"/>
                          </w:rPr>
                        </w:rPrChange>
                      </w:rPr>
                      <w:t xml:space="preserve">{</w:t>
                    </w:r>
                  </w:ins>
                </w:sdtContent>
              </w:sdt>
              <w:ins w:author="Abinaya Saravanan" w:id="46" w:date="2026-09-23T05:17:17Z"/>
            </w:sdtContent>
          </w:sdt>
        </w:p>
      </w:sdtContent>
    </w:sdt>
    <w:sdt>
      <w:sdtPr>
        <w:id w:val="-1720513413"/>
        <w:tag w:val="goog_rdk_797"/>
      </w:sdtPr>
      <w:sdtContent>
        <w:p w:rsidR="00000000" w:rsidDel="00000000" w:rsidP="00000000" w:rsidRDefault="00000000" w:rsidRPr="00000000" w14:paraId="00000102">
          <w:pPr>
            <w:numPr>
              <w:ilvl w:val="1"/>
              <w:numId w:val="6"/>
            </w:numPr>
            <w:ind w:left="502" w:hanging="360"/>
            <w:rPr>
              <w:ins w:author="Abinaya Saravanan" w:id="46" w:date="2026-09-23T05:17:17Z"/>
            </w:rPr>
          </w:pPr>
          <w:sdt>
            <w:sdtPr>
              <w:id w:val="744090697"/>
              <w:tag w:val="goog_rdk_795"/>
            </w:sdtPr>
            <w:sdtContent>
              <w:ins w:author="Abinaya Saravanan" w:id="46" w:date="2026-09-23T05:17:17Z"/>
              <w:sdt>
                <w:sdtPr>
                  <w:id w:val="986949706"/>
                  <w:tag w:val="goog_rdk_796"/>
                </w:sdtPr>
                <w:sdtContent>
                  <w:ins w:author="Abinaya Saravanan" w:id="46" w:date="2026-09-23T05:17:17Z">
                    <w:r w:rsidDel="00000000" w:rsidR="00000000" w:rsidRPr="00000000">
                      <w:rPr>
                        <w:rtl w:val="0"/>
                        <w:rPrChange w:author="Abinaya Saravanan" w:id="47" w:date="2026-09-23T05:17:17Z">
                          <w:rPr>
                            <w:rFonts w:ascii="Cambria" w:cs="Cambria" w:eastAsia="Cambria" w:hAnsi="Cambria"/>
                            <w:b w:val="0"/>
                            <w:bCs w:val="0"/>
                            <w:color w:val="000000"/>
                            <w:sz w:val="22"/>
                            <w:szCs w:val="22"/>
                          </w:rPr>
                        </w:rPrChange>
                      </w:rPr>
                      <w:t xml:space="preserve">  "model": "models/gemini-1.5-flash",</w:t>
                    </w:r>
                  </w:ins>
                </w:sdtContent>
              </w:sdt>
              <w:ins w:author="Abinaya Saravanan" w:id="46" w:date="2026-09-23T05:17:17Z"/>
            </w:sdtContent>
          </w:sdt>
        </w:p>
      </w:sdtContent>
    </w:sdt>
    <w:sdt>
      <w:sdtPr>
        <w:id w:val="579961603"/>
        <w:tag w:val="goog_rdk_800"/>
      </w:sdtPr>
      <w:sdtContent>
        <w:p w:rsidR="00000000" w:rsidDel="00000000" w:rsidP="00000000" w:rsidRDefault="00000000" w:rsidRPr="00000000" w14:paraId="00000103">
          <w:pPr>
            <w:numPr>
              <w:ilvl w:val="1"/>
              <w:numId w:val="6"/>
            </w:numPr>
            <w:ind w:left="502" w:hanging="360"/>
            <w:rPr>
              <w:ins w:author="Abinaya Saravanan" w:id="46" w:date="2026-09-23T05:17:17Z"/>
            </w:rPr>
          </w:pPr>
          <w:sdt>
            <w:sdtPr>
              <w:id w:val="-1591462332"/>
              <w:tag w:val="goog_rdk_798"/>
            </w:sdtPr>
            <w:sdtContent>
              <w:ins w:author="Abinaya Saravanan" w:id="46" w:date="2026-09-23T05:17:17Z"/>
              <w:sdt>
                <w:sdtPr>
                  <w:id w:val="-1639366574"/>
                  <w:tag w:val="goog_rdk_799"/>
                </w:sdtPr>
                <w:sdtContent>
                  <w:ins w:author="Abinaya Saravanan" w:id="46" w:date="2026-09-23T05:17:17Z">
                    <w:r w:rsidDel="00000000" w:rsidR="00000000" w:rsidRPr="00000000">
                      <w:rPr>
                        <w:rtl w:val="0"/>
                        <w:rPrChange w:author="Abinaya Saravanan" w:id="47" w:date="2026-09-23T05:17:17Z">
                          <w:rPr>
                            <w:rFonts w:ascii="Cambria" w:cs="Cambria" w:eastAsia="Cambria" w:hAnsi="Cambria"/>
                            <w:b w:val="0"/>
                            <w:bCs w:val="0"/>
                            <w:color w:val="000000"/>
                            <w:sz w:val="22"/>
                            <w:szCs w:val="22"/>
                          </w:rPr>
                        </w:rPrChange>
                      </w:rPr>
                      <w:t xml:space="preserve">  "input": "Explain how AI works in a few words"</w:t>
                    </w:r>
                  </w:ins>
                </w:sdtContent>
              </w:sdt>
              <w:ins w:author="Abinaya Saravanan" w:id="46" w:date="2026-09-23T05:17:17Z"/>
            </w:sdtContent>
          </w:sdt>
        </w:p>
      </w:sdtContent>
    </w:sdt>
    <w:sdt>
      <w:sdtPr>
        <w:id w:val="-1147181106"/>
        <w:tag w:val="goog_rdk_803"/>
      </w:sdtPr>
      <w:sdtContent>
        <w:p w:rsidR="00000000" w:rsidDel="00000000" w:rsidP="00000000" w:rsidRDefault="00000000" w:rsidRPr="00000000" w14:paraId="00000104">
          <w:pPr>
            <w:numPr>
              <w:ilvl w:val="1"/>
              <w:numId w:val="6"/>
            </w:numPr>
            <w:ind w:left="502" w:hanging="360"/>
            <w:rPr>
              <w:ins w:author="Abinaya Saravanan" w:id="46" w:date="2026-09-23T05:17:17Z"/>
            </w:rPr>
          </w:pPr>
          <w:sdt>
            <w:sdtPr>
              <w:id w:val="-1070382015"/>
              <w:tag w:val="goog_rdk_801"/>
            </w:sdtPr>
            <w:sdtContent>
              <w:ins w:author="Abinaya Saravanan" w:id="46" w:date="2026-09-23T05:17:17Z"/>
              <w:sdt>
                <w:sdtPr>
                  <w:id w:val="1806512428"/>
                  <w:tag w:val="goog_rdk_802"/>
                </w:sdtPr>
                <w:sdtContent>
                  <w:ins w:author="Abinaya Saravanan" w:id="46" w:date="2026-09-23T05:17:17Z">
                    <w:r w:rsidDel="00000000" w:rsidR="00000000" w:rsidRPr="00000000">
                      <w:rPr>
                        <w:rtl w:val="0"/>
                        <w:rPrChange w:author="Abinaya Saravanan" w:id="47" w:date="2026-09-23T05:17:17Z">
                          <w:rPr>
                            <w:rFonts w:ascii="Cambria" w:cs="Cambria" w:eastAsia="Cambria" w:hAnsi="Cambria"/>
                            <w:b w:val="0"/>
                            <w:bCs w:val="0"/>
                            <w:color w:val="000000"/>
                            <w:sz w:val="22"/>
                            <w:szCs w:val="22"/>
                          </w:rPr>
                        </w:rPrChange>
                      </w:rPr>
                      <w:t xml:space="preserve">}</w:t>
                    </w:r>
                  </w:ins>
                </w:sdtContent>
              </w:sdt>
              <w:ins w:author="Abinaya Saravanan" w:id="46" w:date="2026-09-23T05:17:17Z"/>
            </w:sdtContent>
          </w:sdt>
        </w:p>
      </w:sdtContent>
    </w:sdt>
    <w:sdt>
      <w:sdtPr>
        <w:id w:val="1538962558"/>
        <w:tag w:val="goog_rdk_807"/>
      </w:sdtPr>
      <w:sdtContent>
        <w:p w:rsidR="00000000" w:rsidDel="00000000" w:rsidP="00000000" w:rsidRDefault="00000000" w:rsidRPr="00000000" w14:paraId="00000105">
          <w:pPr>
            <w:numPr>
              <w:ilvl w:val="1"/>
              <w:numId w:val="6"/>
            </w:numPr>
            <w:ind w:left="502" w:hanging="360"/>
            <w:rPr>
              <w:ins w:author="Rossi Rossi" w:id="28" w:date="2026-09-22T06:56:59Z"/>
            </w:rPr>
            <w:pPrChange w:author="Abinaya Saravanan" w:id="0" w:date="2026-09-23T05:17:17Z">
              <w:pPr>
                <w:numPr>
                  <w:ilvl w:val="1"/>
                  <w:numId w:val="6"/>
                </w:numPr>
                <w:ind w:left="502" w:hanging="360"/>
              </w:pPr>
            </w:pPrChange>
          </w:pPr>
          <w:sdt>
            <w:sdtPr>
              <w:id w:val="-824513570"/>
              <w:tag w:val="goog_rdk_805"/>
            </w:sdtPr>
            <w:sdtContent>
              <w:ins w:author="Rossi Rossi" w:id="28" w:date="2026-09-22T06:56:59Z"/>
              <w:sdt>
                <w:sdtPr>
                  <w:id w:val="-869327215"/>
                  <w:tag w:val="goog_rdk_80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32255446"/>
        <w:tag w:val="goog_rdk_810"/>
      </w:sdtPr>
      <w:sdtContent>
        <w:p w:rsidR="00000000" w:rsidDel="00000000" w:rsidP="00000000" w:rsidRDefault="00000000" w:rsidRPr="00000000" w14:paraId="00000106">
          <w:pPr>
            <w:numPr>
              <w:ilvl w:val="1"/>
              <w:numId w:val="6"/>
            </w:numPr>
            <w:ind w:left="502" w:hanging="360"/>
            <w:rPr>
              <w:ins w:author="Rossi Rossi" w:id="28" w:date="2026-09-22T06:56:59Z"/>
            </w:rPr>
          </w:pPr>
          <w:sdt>
            <w:sdtPr>
              <w:id w:val="1109218454"/>
              <w:tag w:val="goog_rdk_808"/>
            </w:sdtPr>
            <w:sdtContent>
              <w:ins w:author="Rossi Rossi" w:id="28" w:date="2026-09-22T06:56:59Z"/>
              <w:sdt>
                <w:sdtPr>
                  <w:id w:val="-1148286566"/>
                  <w:tag w:val="goog_rdk_80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Security and secret management</w:t>
                    </w:r>
                  </w:ins>
                </w:sdtContent>
              </w:sdt>
              <w:ins w:author="Rossi Rossi" w:id="28" w:date="2026-09-22T06:56:59Z"/>
            </w:sdtContent>
          </w:sdt>
        </w:p>
      </w:sdtContent>
    </w:sdt>
    <w:sdt>
      <w:sdtPr>
        <w:id w:val="-169204930"/>
        <w:tag w:val="goog_rdk_813"/>
      </w:sdtPr>
      <w:sdtContent>
        <w:p w:rsidR="00000000" w:rsidDel="00000000" w:rsidP="00000000" w:rsidRDefault="00000000" w:rsidRPr="00000000" w14:paraId="00000107">
          <w:pPr>
            <w:numPr>
              <w:ilvl w:val="1"/>
              <w:numId w:val="6"/>
            </w:numPr>
            <w:ind w:left="502" w:hanging="360"/>
            <w:rPr>
              <w:ins w:author="Rossi Rossi" w:id="28" w:date="2026-09-22T06:56:59Z"/>
            </w:rPr>
          </w:pPr>
          <w:sdt>
            <w:sdtPr>
              <w:id w:val="-2026998442"/>
              <w:tag w:val="goog_rdk_811"/>
            </w:sdtPr>
            <w:sdtContent>
              <w:ins w:author="Rossi Rossi" w:id="28" w:date="2026-09-22T06:56:59Z"/>
              <w:sdt>
                <w:sdtPr>
                  <w:id w:val="-1086256074"/>
                  <w:tag w:val="goog_rdk_81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97398562"/>
        <w:tag w:val="goog_rdk_816"/>
      </w:sdtPr>
      <w:sdtContent>
        <w:p w:rsidR="00000000" w:rsidDel="00000000" w:rsidP="00000000" w:rsidRDefault="00000000" w:rsidRPr="00000000" w14:paraId="00000108">
          <w:pPr>
            <w:numPr>
              <w:ilvl w:val="1"/>
              <w:numId w:val="6"/>
            </w:numPr>
            <w:ind w:left="502" w:hanging="360"/>
            <w:rPr>
              <w:ins w:author="Rossi Rossi" w:id="28" w:date="2026-09-22T06:56:59Z"/>
            </w:rPr>
          </w:pPr>
          <w:sdt>
            <w:sdtPr>
              <w:id w:val="-594870239"/>
              <w:tag w:val="goog_rdk_814"/>
            </w:sdtPr>
            <w:sdtContent>
              <w:ins w:author="Rossi Rossi" w:id="28" w:date="2026-09-22T06:56:59Z"/>
              <w:sdt>
                <w:sdtPr>
                  <w:id w:val="-1814292734"/>
                  <w:tag w:val="goog_rdk_81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Treat your Gemini API key like a password. If compromised, others can consume</w:t>
                    </w:r>
                  </w:ins>
                </w:sdtContent>
              </w:sdt>
              <w:ins w:author="Rossi Rossi" w:id="28" w:date="2026-09-22T06:56:59Z"/>
            </w:sdtContent>
          </w:sdt>
        </w:p>
      </w:sdtContent>
    </w:sdt>
    <w:sdt>
      <w:sdtPr>
        <w:id w:val="-785942102"/>
        <w:tag w:val="goog_rdk_819"/>
      </w:sdtPr>
      <w:sdtContent>
        <w:p w:rsidR="00000000" w:rsidDel="00000000" w:rsidP="00000000" w:rsidRDefault="00000000" w:rsidRPr="00000000" w14:paraId="00000109">
          <w:pPr>
            <w:numPr>
              <w:ilvl w:val="1"/>
              <w:numId w:val="6"/>
            </w:numPr>
            <w:ind w:left="502" w:hanging="360"/>
            <w:rPr>
              <w:ins w:author="Rossi Rossi" w:id="28" w:date="2026-09-22T06:56:59Z"/>
            </w:rPr>
          </w:pPr>
          <w:sdt>
            <w:sdtPr>
              <w:id w:val="398696797"/>
              <w:tag w:val="goog_rdk_817"/>
            </w:sdtPr>
            <w:sdtContent>
              <w:ins w:author="Rossi Rossi" w:id="28" w:date="2026-09-22T06:56:59Z"/>
              <w:sdt>
                <w:sdtPr>
                  <w:id w:val="1215428300"/>
                  <w:tag w:val="goog_rdk_81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your project's quota, incur unexpected billing charges, and access private</w:t>
                    </w:r>
                  </w:ins>
                </w:sdtContent>
              </w:sdt>
              <w:ins w:author="Rossi Rossi" w:id="28" w:date="2026-09-22T06:56:59Z"/>
            </w:sdtContent>
          </w:sdt>
        </w:p>
      </w:sdtContent>
    </w:sdt>
    <w:sdt>
      <w:sdtPr>
        <w:id w:val="-146123603"/>
        <w:tag w:val="goog_rdk_822"/>
      </w:sdtPr>
      <w:sdtContent>
        <w:p w:rsidR="00000000" w:rsidDel="00000000" w:rsidP="00000000" w:rsidRDefault="00000000" w:rsidRPr="00000000" w14:paraId="0000010A">
          <w:pPr>
            <w:numPr>
              <w:ilvl w:val="1"/>
              <w:numId w:val="6"/>
            </w:numPr>
            <w:ind w:left="502" w:hanging="360"/>
            <w:rPr>
              <w:ins w:author="Rossi Rossi" w:id="28" w:date="2026-09-22T06:56:59Z"/>
            </w:rPr>
          </w:pPr>
          <w:sdt>
            <w:sdtPr>
              <w:id w:val="-122281160"/>
              <w:tag w:val="goog_rdk_820"/>
            </w:sdtPr>
            <w:sdtContent>
              <w:ins w:author="Rossi Rossi" w:id="28" w:date="2026-09-22T06:56:59Z"/>
              <w:sdt>
                <w:sdtPr>
                  <w:id w:val="-1940260297"/>
                  <w:tag w:val="goog_rdk_8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resources.</w:t>
                    </w:r>
                  </w:ins>
                </w:sdtContent>
              </w:sdt>
              <w:ins w:author="Rossi Rossi" w:id="28" w:date="2026-09-22T06:56:59Z"/>
            </w:sdtContent>
          </w:sdt>
        </w:p>
      </w:sdtContent>
    </w:sdt>
    <w:sdt>
      <w:sdtPr>
        <w:id w:val="-1085837071"/>
        <w:tag w:val="goog_rdk_825"/>
      </w:sdtPr>
      <w:sdtContent>
        <w:p w:rsidR="00000000" w:rsidDel="00000000" w:rsidP="00000000" w:rsidRDefault="00000000" w:rsidRPr="00000000" w14:paraId="0000010B">
          <w:pPr>
            <w:numPr>
              <w:ilvl w:val="1"/>
              <w:numId w:val="6"/>
            </w:numPr>
            <w:ind w:left="502" w:hanging="360"/>
            <w:rPr>
              <w:ins w:author="Rossi Rossi" w:id="28" w:date="2026-09-22T06:56:59Z"/>
            </w:rPr>
          </w:pPr>
          <w:sdt>
            <w:sdtPr>
              <w:id w:val="-589799574"/>
              <w:tag w:val="goog_rdk_823"/>
            </w:sdtPr>
            <w:sdtContent>
              <w:ins w:author="Rossi Rossi" w:id="28" w:date="2026-09-22T06:56:59Z"/>
              <w:sdt>
                <w:sdtPr>
                  <w:id w:val="375842995"/>
                  <w:tag w:val="goog_rdk_82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10625162"/>
        <w:tag w:val="goog_rdk_828"/>
      </w:sdtPr>
      <w:sdtContent>
        <w:p w:rsidR="00000000" w:rsidDel="00000000" w:rsidP="00000000" w:rsidRDefault="00000000" w:rsidRPr="00000000" w14:paraId="0000010C">
          <w:pPr>
            <w:numPr>
              <w:ilvl w:val="1"/>
              <w:numId w:val="6"/>
            </w:numPr>
            <w:ind w:left="502" w:hanging="360"/>
            <w:rPr>
              <w:ins w:author="Rossi Rossi" w:id="28" w:date="2026-09-22T06:56:59Z"/>
            </w:rPr>
          </w:pPr>
          <w:sdt>
            <w:sdtPr>
              <w:id w:val="-184614475"/>
              <w:tag w:val="goog_rdk_826"/>
            </w:sdtPr>
            <w:sdtContent>
              <w:ins w:author="Rossi Rossi" w:id="28" w:date="2026-09-22T06:56:59Z"/>
              <w:sdt>
                <w:sdtPr>
                  <w:id w:val="1728432417"/>
                  <w:tag w:val="goog_rdk_8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Critical security rules</w:t>
                    </w:r>
                  </w:ins>
                </w:sdtContent>
              </w:sdt>
              <w:ins w:author="Rossi Rossi" w:id="28" w:date="2026-09-22T06:56:59Z"/>
            </w:sdtContent>
          </w:sdt>
        </w:p>
      </w:sdtContent>
    </w:sdt>
    <w:sdt>
      <w:sdtPr>
        <w:id w:val="-1411095508"/>
        <w:tag w:val="goog_rdk_831"/>
      </w:sdtPr>
      <w:sdtContent>
        <w:p w:rsidR="00000000" w:rsidDel="00000000" w:rsidP="00000000" w:rsidRDefault="00000000" w:rsidRPr="00000000" w14:paraId="0000010D">
          <w:pPr>
            <w:numPr>
              <w:ilvl w:val="1"/>
              <w:numId w:val="6"/>
            </w:numPr>
            <w:ind w:left="502" w:hanging="360"/>
            <w:rPr>
              <w:ins w:author="Rossi Rossi" w:id="28" w:date="2026-09-22T06:56:59Z"/>
            </w:rPr>
          </w:pPr>
          <w:sdt>
            <w:sdtPr>
              <w:id w:val="1128929929"/>
              <w:tag w:val="goog_rdk_829"/>
            </w:sdtPr>
            <w:sdtContent>
              <w:ins w:author="Rossi Rossi" w:id="28" w:date="2026-09-22T06:56:59Z"/>
              <w:sdt>
                <w:sdtPr>
                  <w:id w:val="469694592"/>
                  <w:tag w:val="goog_rdk_8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26388691"/>
        <w:tag w:val="goog_rdk_834"/>
      </w:sdtPr>
      <w:sdtContent>
        <w:p w:rsidR="00000000" w:rsidDel="00000000" w:rsidP="00000000" w:rsidRDefault="00000000" w:rsidRPr="00000000" w14:paraId="0000010E">
          <w:pPr>
            <w:numPr>
              <w:ilvl w:val="1"/>
              <w:numId w:val="6"/>
            </w:numPr>
            <w:ind w:left="502" w:hanging="360"/>
            <w:rPr>
              <w:ins w:author="Rossi Rossi" w:id="28" w:date="2026-09-22T06:56:59Z"/>
            </w:rPr>
          </w:pPr>
          <w:sdt>
            <w:sdtPr>
              <w:id w:val="-232685066"/>
              <w:tag w:val="goog_rdk_832"/>
            </w:sdtPr>
            <w:sdtContent>
              <w:ins w:author="Rossi Rossi" w:id="28" w:date="2026-09-22T06:56:59Z"/>
              <w:sdt>
                <w:sdtPr>
                  <w:id w:val="1775472695"/>
                  <w:tag w:val="goog_rdk_8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**Keep keys confidential**: Never check API keys into source control systems like Git.</w:t>
                    </w:r>
                  </w:ins>
                </w:sdtContent>
              </w:sdt>
              <w:ins w:author="Rossi Rossi" w:id="28" w:date="2026-09-22T06:56:59Z"/>
            </w:sdtContent>
          </w:sdt>
        </w:p>
      </w:sdtContent>
    </w:sdt>
    <w:sdt>
      <w:sdtPr>
        <w:id w:val="-1442242715"/>
        <w:tag w:val="goog_rdk_837"/>
      </w:sdtPr>
      <w:sdtContent>
        <w:p w:rsidR="00000000" w:rsidDel="00000000" w:rsidP="00000000" w:rsidRDefault="00000000" w:rsidRPr="00000000" w14:paraId="0000010F">
          <w:pPr>
            <w:numPr>
              <w:ilvl w:val="1"/>
              <w:numId w:val="6"/>
            </w:numPr>
            <w:ind w:left="502" w:hanging="360"/>
            <w:rPr>
              <w:ins w:author="Rossi Rossi" w:id="28" w:date="2026-09-22T06:56:59Z"/>
            </w:rPr>
          </w:pPr>
          <w:sdt>
            <w:sdtPr>
              <w:id w:val="141232469"/>
              <w:tag w:val="goog_rdk_835"/>
            </w:sdtPr>
            <w:sdtContent>
              <w:ins w:author="Rossi Rossi" w:id="28" w:date="2026-09-22T06:56:59Z"/>
              <w:sdt>
                <w:sdtPr>
                  <w:id w:val="334568236"/>
                  <w:tag w:val="goog_rdk_83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**Never expose keys client-side in production**: Do not hardcode API keys directly in web or mobile apps. Keys compiled in client-side code can be extracted by users. To secure client-side apps, run a backend proxy server to make the actual API calls.</w:t>
                    </w:r>
                  </w:ins>
                </w:sdtContent>
              </w:sdt>
              <w:ins w:author="Rossi Rossi" w:id="28" w:date="2026-09-22T06:56:59Z"/>
            </w:sdtContent>
          </w:sdt>
        </w:p>
      </w:sdtContent>
    </w:sdt>
    <w:sdt>
      <w:sdtPr>
        <w:id w:val="1506508014"/>
        <w:tag w:val="goog_rdk_841"/>
      </w:sdtPr>
      <w:sdtContent>
        <w:p w:rsidR="00000000" w:rsidDel="00000000" w:rsidP="00000000" w:rsidRDefault="00000000" w:rsidRPr="00000000" w14:paraId="00000110">
          <w:pPr>
            <w:numPr>
              <w:ilvl w:val="1"/>
              <w:numId w:val="6"/>
            </w:numPr>
            <w:ind w:left="502" w:hanging="360"/>
            <w:rPr>
              <w:ins w:author="Abinaya Saravanan" w:id="48" w:date="2026-09-23T05:18:41Z"/>
            </w:rPr>
          </w:pPr>
          <w:sdt>
            <w:sdtPr>
              <w:id w:val="1781899110"/>
              <w:tag w:val="goog_rdk_839"/>
            </w:sdtPr>
            <w:sdtContent>
              <w:ins w:author="Abinaya Saravanan" w:id="48" w:date="2026-09-23T05:18:41Z"/>
              <w:sdt>
                <w:sdtPr>
                  <w:id w:val="917515099"/>
                  <w:tag w:val="goog_rdk_840"/>
                </w:sdtPr>
                <w:sdtContent>
                  <w:ins w:author="Abinaya Saravanan" w:id="48" w:date="2026-09-23T05:18:41Z">
                    <w:r w:rsidDel="00000000" w:rsidR="00000000" w:rsidRPr="00000000">
                      <w:rPr>
                        <w:rtl w:val="0"/>
                        <w:rPrChange w:author="Abinaya Saravanan" w:id="49" w:date="2026-09-23T05:18:41Z">
                          <w:rPr>
                            <w:rFonts w:ascii="Cambria" w:cs="Cambria" w:eastAsia="Cambria" w:hAnsi="Cambria"/>
                            <w:b w:val="0"/>
                            <w:bCs w:val="0"/>
                            <w:color w:val="000000"/>
                            <w:sz w:val="22"/>
                            <w:szCs w:val="22"/>
                          </w:rPr>
                        </w:rPrChange>
                      </w:rPr>
                      <w:t xml:space="preserve">{</w:t>
                    </w:r>
                  </w:ins>
                </w:sdtContent>
              </w:sdt>
              <w:ins w:author="Abinaya Saravanan" w:id="48" w:date="2026-09-23T05:18:41Z"/>
            </w:sdtContent>
          </w:sdt>
        </w:p>
      </w:sdtContent>
    </w:sdt>
    <w:sdt>
      <w:sdtPr>
        <w:id w:val="1396511504"/>
        <w:tag w:val="goog_rdk_844"/>
      </w:sdtPr>
      <w:sdtContent>
        <w:p w:rsidR="00000000" w:rsidDel="00000000" w:rsidP="00000000" w:rsidRDefault="00000000" w:rsidRPr="00000000" w14:paraId="00000111">
          <w:pPr>
            <w:numPr>
              <w:ilvl w:val="1"/>
              <w:numId w:val="6"/>
            </w:numPr>
            <w:ind w:left="502" w:hanging="360"/>
            <w:rPr>
              <w:ins w:author="Abinaya Saravanan" w:id="48" w:date="2026-09-23T05:18:41Z"/>
            </w:rPr>
          </w:pPr>
          <w:sdt>
            <w:sdtPr>
              <w:id w:val="1736307130"/>
              <w:tag w:val="goog_rdk_842"/>
            </w:sdtPr>
            <w:sdtContent>
              <w:ins w:author="Abinaya Saravanan" w:id="48" w:date="2026-09-23T05:18:41Z"/>
              <w:sdt>
                <w:sdtPr>
                  <w:id w:val="1457919391"/>
                  <w:tag w:val="goog_rdk_843"/>
                </w:sdtPr>
                <w:sdtContent>
                  <w:ins w:author="Abinaya Saravanan" w:id="48" w:date="2026-09-23T05:18:41Z">
                    <w:r w:rsidDel="00000000" w:rsidR="00000000" w:rsidRPr="00000000">
                      <w:rPr>
                        <w:rtl w:val="0"/>
                        <w:rPrChange w:author="Abinaya Saravanan" w:id="49" w:date="2026-09-23T05:18:41Z">
                          <w:rPr>
                            <w:rFonts w:ascii="Cambria" w:cs="Cambria" w:eastAsia="Cambria" w:hAnsi="Cambria"/>
                            <w:b w:val="0"/>
                            <w:bCs w:val="0"/>
                            <w:color w:val="000000"/>
                            <w:sz w:val="22"/>
                            <w:szCs w:val="22"/>
                          </w:rPr>
                        </w:rPrChange>
                      </w:rPr>
                      <w:t xml:space="preserve">  "model": "models/gemini-1.5-flash",</w:t>
                    </w:r>
                  </w:ins>
                </w:sdtContent>
              </w:sdt>
              <w:ins w:author="Abinaya Saravanan" w:id="48" w:date="2026-09-23T05:18:41Z"/>
            </w:sdtContent>
          </w:sdt>
        </w:p>
      </w:sdtContent>
    </w:sdt>
    <w:sdt>
      <w:sdtPr>
        <w:id w:val="-1174982058"/>
        <w:tag w:val="goog_rdk_847"/>
      </w:sdtPr>
      <w:sdtContent>
        <w:p w:rsidR="00000000" w:rsidDel="00000000" w:rsidP="00000000" w:rsidRDefault="00000000" w:rsidRPr="00000000" w14:paraId="00000112">
          <w:pPr>
            <w:numPr>
              <w:ilvl w:val="1"/>
              <w:numId w:val="6"/>
            </w:numPr>
            <w:ind w:left="502" w:hanging="360"/>
            <w:rPr>
              <w:ins w:author="Abinaya Saravanan" w:id="48" w:date="2026-09-23T05:18:41Z"/>
            </w:rPr>
          </w:pPr>
          <w:sdt>
            <w:sdtPr>
              <w:id w:val="171466052"/>
              <w:tag w:val="goog_rdk_845"/>
            </w:sdtPr>
            <w:sdtContent>
              <w:ins w:author="Abinaya Saravanan" w:id="48" w:date="2026-09-23T05:18:41Z"/>
              <w:sdt>
                <w:sdtPr>
                  <w:id w:val="-454994861"/>
                  <w:tag w:val="goog_rdk_846"/>
                </w:sdtPr>
                <w:sdtContent>
                  <w:ins w:author="Abinaya Saravanan" w:id="48" w:date="2026-09-23T05:18:41Z">
                    <w:r w:rsidDel="00000000" w:rsidR="00000000" w:rsidRPr="00000000">
                      <w:rPr>
                        <w:rtl w:val="0"/>
                        <w:rPrChange w:author="Abinaya Saravanan" w:id="49" w:date="2026-09-23T05:18:41Z">
                          <w:rPr>
                            <w:rFonts w:ascii="Cambria" w:cs="Cambria" w:eastAsia="Cambria" w:hAnsi="Cambria"/>
                            <w:b w:val="0"/>
                            <w:bCs w:val="0"/>
                            <w:color w:val="000000"/>
                            <w:sz w:val="22"/>
                            <w:szCs w:val="22"/>
                          </w:rPr>
                        </w:rPrChange>
                      </w:rPr>
                      <w:t xml:space="preserve">  "input": "Explain how AI works in a few words"</w:t>
                    </w:r>
                  </w:ins>
                </w:sdtContent>
              </w:sdt>
              <w:ins w:author="Abinaya Saravanan" w:id="48" w:date="2026-09-23T05:18:41Z"/>
            </w:sdtContent>
          </w:sdt>
        </w:p>
      </w:sdtContent>
    </w:sdt>
    <w:sdt>
      <w:sdtPr>
        <w:id w:val="-563744354"/>
        <w:tag w:val="goog_rdk_850"/>
      </w:sdtPr>
      <w:sdtContent>
        <w:p w:rsidR="00000000" w:rsidDel="00000000" w:rsidP="00000000" w:rsidRDefault="00000000" w:rsidRPr="00000000" w14:paraId="00000113">
          <w:pPr>
            <w:numPr>
              <w:ilvl w:val="1"/>
              <w:numId w:val="6"/>
            </w:numPr>
            <w:ind w:left="502" w:hanging="360"/>
            <w:rPr>
              <w:ins w:author="Abinaya Saravanan" w:id="48" w:date="2026-09-23T05:18:41Z"/>
            </w:rPr>
          </w:pPr>
          <w:sdt>
            <w:sdtPr>
              <w:id w:val="1698011954"/>
              <w:tag w:val="goog_rdk_848"/>
            </w:sdtPr>
            <w:sdtContent>
              <w:ins w:author="Abinaya Saravanan" w:id="48" w:date="2026-09-23T05:18:41Z"/>
              <w:sdt>
                <w:sdtPr>
                  <w:id w:val="-255090102"/>
                  <w:tag w:val="goog_rdk_849"/>
                </w:sdtPr>
                <w:sdtContent>
                  <w:ins w:author="Abinaya Saravanan" w:id="48" w:date="2026-09-23T05:18:41Z">
                    <w:r w:rsidDel="00000000" w:rsidR="00000000" w:rsidRPr="00000000">
                      <w:rPr>
                        <w:rtl w:val="0"/>
                        <w:rPrChange w:author="Abinaya Saravanan" w:id="49" w:date="2026-09-23T05:18:41Z">
                          <w:rPr>
                            <w:rFonts w:ascii="Cambria" w:cs="Cambria" w:eastAsia="Cambria" w:hAnsi="Cambria"/>
                            <w:b w:val="0"/>
                            <w:bCs w:val="0"/>
                            <w:color w:val="000000"/>
                            <w:sz w:val="22"/>
                            <w:szCs w:val="22"/>
                          </w:rPr>
                        </w:rPrChange>
                      </w:rPr>
                      <w:t xml:space="preserve">}</w:t>
                    </w:r>
                  </w:ins>
                </w:sdtContent>
              </w:sdt>
              <w:ins w:author="Abinaya Saravanan" w:id="48" w:date="2026-09-23T05:18:41Z"/>
            </w:sdtContent>
          </w:sdt>
        </w:p>
      </w:sdtContent>
    </w:sdt>
    <w:sdt>
      <w:sdtPr>
        <w:id w:val="-187596001"/>
        <w:tag w:val="goog_rdk_854"/>
      </w:sdtPr>
      <w:sdtContent>
        <w:p w:rsidR="00000000" w:rsidDel="00000000" w:rsidP="00000000" w:rsidRDefault="00000000" w:rsidRPr="00000000" w14:paraId="00000114">
          <w:pPr>
            <w:numPr>
              <w:ilvl w:val="1"/>
              <w:numId w:val="6"/>
            </w:numPr>
            <w:ind w:left="502" w:hanging="360"/>
            <w:rPr>
              <w:ins w:author="Rossi Rossi" w:id="28" w:date="2026-09-22T06:56:59Z"/>
            </w:rPr>
            <w:pPrChange w:author="Abinaya Saravanan" w:id="0" w:date="2026-09-23T05:18:41Z">
              <w:pPr>
                <w:numPr>
                  <w:ilvl w:val="1"/>
                  <w:numId w:val="6"/>
                </w:numPr>
                <w:ind w:left="502" w:hanging="360"/>
              </w:pPr>
            </w:pPrChange>
          </w:pPr>
          <w:sdt>
            <w:sdtPr>
              <w:id w:val="-671313799"/>
              <w:tag w:val="goog_rdk_852"/>
            </w:sdtPr>
            <w:sdtContent>
              <w:ins w:author="Rossi Rossi" w:id="28" w:date="2026-09-22T06:56:59Z"/>
              <w:sdt>
                <w:sdtPr>
                  <w:id w:val="1484996858"/>
                  <w:tag w:val="goog_rdk_85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70869982"/>
        <w:tag w:val="goog_rdk_857"/>
      </w:sdtPr>
      <w:sdtContent>
        <w:p w:rsidR="00000000" w:rsidDel="00000000" w:rsidP="00000000" w:rsidRDefault="00000000" w:rsidRPr="00000000" w14:paraId="00000115">
          <w:pPr>
            <w:numPr>
              <w:ilvl w:val="1"/>
              <w:numId w:val="6"/>
            </w:numPr>
            <w:ind w:left="502" w:hanging="360"/>
            <w:rPr>
              <w:ins w:author="Rossi Rossi" w:id="28" w:date="2026-09-22T06:56:59Z"/>
            </w:rPr>
          </w:pPr>
          <w:sdt>
            <w:sdtPr>
              <w:id w:val="1208696628"/>
              <w:tag w:val="goog_rdk_855"/>
            </w:sdtPr>
            <w:sdtContent>
              <w:ins w:author="Rossi Rossi" w:id="28" w:date="2026-09-22T06:56:59Z"/>
              <w:sdt>
                <w:sdtPr>
                  <w:id w:val="1809558826"/>
                  <w:tag w:val="goog_rdk_8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Secret management best practices</w:t>
                    </w:r>
                  </w:ins>
                </w:sdtContent>
              </w:sdt>
              <w:ins w:author="Rossi Rossi" w:id="28" w:date="2026-09-22T06:56:59Z"/>
            </w:sdtContent>
          </w:sdt>
        </w:p>
      </w:sdtContent>
    </w:sdt>
    <w:sdt>
      <w:sdtPr>
        <w:id w:val="891433904"/>
        <w:tag w:val="goog_rdk_860"/>
      </w:sdtPr>
      <w:sdtContent>
        <w:p w:rsidR="00000000" w:rsidDel="00000000" w:rsidP="00000000" w:rsidRDefault="00000000" w:rsidRPr="00000000" w14:paraId="00000116">
          <w:pPr>
            <w:numPr>
              <w:ilvl w:val="1"/>
              <w:numId w:val="6"/>
            </w:numPr>
            <w:ind w:left="502" w:hanging="360"/>
            <w:rPr>
              <w:ins w:author="Rossi Rossi" w:id="28" w:date="2026-09-22T06:56:59Z"/>
            </w:rPr>
          </w:pPr>
          <w:sdt>
            <w:sdtPr>
              <w:id w:val="460122366"/>
              <w:tag w:val="goog_rdk_858"/>
            </w:sdtPr>
            <w:sdtContent>
              <w:ins w:author="Rossi Rossi" w:id="28" w:date="2026-09-22T06:56:59Z"/>
              <w:sdt>
                <w:sdtPr>
                  <w:id w:val="-549723478"/>
                  <w:tag w:val="goog_rdk_85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97151209"/>
        <w:tag w:val="goog_rdk_863"/>
      </w:sdtPr>
      <w:sdtContent>
        <w:p w:rsidR="00000000" w:rsidDel="00000000" w:rsidP="00000000" w:rsidRDefault="00000000" w:rsidRPr="00000000" w14:paraId="00000117">
          <w:pPr>
            <w:numPr>
              <w:ilvl w:val="1"/>
              <w:numId w:val="6"/>
            </w:numPr>
            <w:ind w:left="502" w:hanging="360"/>
            <w:rPr>
              <w:ins w:author="Rossi Rossi" w:id="28" w:date="2026-09-22T06:56:59Z"/>
            </w:rPr>
          </w:pPr>
          <w:sdt>
            <w:sdtPr>
              <w:id w:val="-966115826"/>
              <w:tag w:val="goog_rdk_861"/>
            </w:sdtPr>
            <w:sdtContent>
              <w:ins w:author="Rossi Rossi" w:id="28" w:date="2026-09-22T06:56:59Z"/>
              <w:sdt>
                <w:sdtPr>
                  <w:id w:val="537840282"/>
                  <w:tag w:val="goog_rdk_8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**Environment variables**: Read keys from environment variables rather than configuration files.</w:t>
                    </w:r>
                  </w:ins>
                </w:sdtContent>
              </w:sdt>
              <w:ins w:author="Rossi Rossi" w:id="28" w:date="2026-09-22T06:56:59Z"/>
            </w:sdtContent>
          </w:sdt>
        </w:p>
      </w:sdtContent>
    </w:sdt>
    <w:sdt>
      <w:sdtPr>
        <w:id w:val="-1324277048"/>
        <w:tag w:val="goog_rdk_866"/>
      </w:sdtPr>
      <w:sdtContent>
        <w:p w:rsidR="00000000" w:rsidDel="00000000" w:rsidP="00000000" w:rsidRDefault="00000000" w:rsidRPr="00000000" w14:paraId="00000118">
          <w:pPr>
            <w:numPr>
              <w:ilvl w:val="1"/>
              <w:numId w:val="6"/>
            </w:numPr>
            <w:ind w:left="502" w:hanging="360"/>
            <w:rPr>
              <w:ins w:author="Rossi Rossi" w:id="28" w:date="2026-09-22T06:56:59Z"/>
            </w:rPr>
          </w:pPr>
          <w:sdt>
            <w:sdtPr>
              <w:id w:val="1517653456"/>
              <w:tag w:val="goog_rdk_864"/>
            </w:sdtPr>
            <w:sdtContent>
              <w:ins w:author="Rossi Rossi" w:id="28" w:date="2026-09-22T06:56:59Z"/>
              <w:sdt>
                <w:sdtPr>
                  <w:id w:val="227294491"/>
                  <w:tag w:val="goog_rdk_86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**Secret Manager** : For production, store your keys in a secure secret store such as [Google Cloud Secret Manager](https://cloud.google.com/secret-manager).</w:t>
                    </w:r>
                  </w:ins>
                </w:sdtContent>
              </w:sdt>
              <w:ins w:author="Rossi Rossi" w:id="28" w:date="2026-09-22T06:56:59Z"/>
            </w:sdtContent>
          </w:sdt>
        </w:p>
      </w:sdtContent>
    </w:sdt>
    <w:sdt>
      <w:sdtPr>
        <w:id w:val="1664650446"/>
        <w:tag w:val="goog_rdk_869"/>
      </w:sdtPr>
      <w:sdtContent>
        <w:p w:rsidR="00000000" w:rsidDel="00000000" w:rsidP="00000000" w:rsidRDefault="00000000" w:rsidRPr="00000000" w14:paraId="00000119">
          <w:pPr>
            <w:numPr>
              <w:ilvl w:val="1"/>
              <w:numId w:val="6"/>
            </w:numPr>
            <w:ind w:left="502" w:hanging="360"/>
            <w:rPr>
              <w:ins w:author="Rossi Rossi" w:id="28" w:date="2026-09-22T06:56:59Z"/>
            </w:rPr>
          </w:pPr>
          <w:sdt>
            <w:sdtPr>
              <w:id w:val="489406909"/>
              <w:tag w:val="goog_rdk_867"/>
            </w:sdtPr>
            <w:sdtContent>
              <w:ins w:author="Rossi Rossi" w:id="28" w:date="2026-09-22T06:56:59Z"/>
              <w:sdt>
                <w:sdtPr>
                  <w:id w:val="-504840400"/>
                  <w:tag w:val="goog_rdk_8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**Billing alerts**: Set up billing alerts in the Google Cloud Console to notify you if usage or costs spike.</w:t>
                    </w:r>
                  </w:ins>
                </w:sdtContent>
              </w:sdt>
              <w:ins w:author="Rossi Rossi" w:id="28" w:date="2026-09-22T06:56:59Z"/>
            </w:sdtContent>
          </w:sdt>
        </w:p>
      </w:sdtContent>
    </w:sdt>
    <w:sdt>
      <w:sdtPr>
        <w:id w:val="414614642"/>
        <w:tag w:val="goog_rdk_872"/>
      </w:sdtPr>
      <w:sdtContent>
        <w:p w:rsidR="00000000" w:rsidDel="00000000" w:rsidP="00000000" w:rsidRDefault="00000000" w:rsidRPr="00000000" w14:paraId="0000011A">
          <w:pPr>
            <w:numPr>
              <w:ilvl w:val="1"/>
              <w:numId w:val="6"/>
            </w:numPr>
            <w:ind w:left="502" w:hanging="360"/>
            <w:rPr>
              <w:ins w:author="Rossi Rossi" w:id="28" w:date="2026-09-22T06:56:59Z"/>
            </w:rPr>
          </w:pPr>
          <w:sdt>
            <w:sdtPr>
              <w:id w:val="1334454007"/>
              <w:tag w:val="goog_rdk_870"/>
            </w:sdtPr>
            <w:sdtContent>
              <w:ins w:author="Rossi Rossi" w:id="28" w:date="2026-09-22T06:56:59Z"/>
              <w:sdt>
                <w:sdtPr>
                  <w:id w:val="-246509149"/>
                  <w:tag w:val="goog_rdk_87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04090195"/>
        <w:tag w:val="goog_rdk_875"/>
      </w:sdtPr>
      <w:sdtContent>
        <w:p w:rsidR="00000000" w:rsidDel="00000000" w:rsidP="00000000" w:rsidRDefault="00000000" w:rsidRPr="00000000" w14:paraId="0000011B">
          <w:pPr>
            <w:numPr>
              <w:ilvl w:val="1"/>
              <w:numId w:val="6"/>
            </w:numPr>
            <w:ind w:left="502" w:hanging="360"/>
            <w:rPr>
              <w:ins w:author="Rossi Rossi" w:id="28" w:date="2026-09-22T06:56:59Z"/>
            </w:rPr>
          </w:pPr>
          <w:sdt>
            <w:sdtPr>
              <w:id w:val="153291359"/>
              <w:tag w:val="goog_rdk_873"/>
            </w:sdtPr>
            <w:sdtContent>
              <w:ins w:author="Rossi Rossi" w:id="28" w:date="2026-09-22T06:56:59Z"/>
              <w:sdt>
                <w:sdtPr>
                  <w:id w:val="-1871048965"/>
                  <w:tag w:val="goog_rdk_8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Leak response checklist</w:t>
                    </w:r>
                  </w:ins>
                </w:sdtContent>
              </w:sdt>
              <w:ins w:author="Rossi Rossi" w:id="28" w:date="2026-09-22T06:56:59Z"/>
            </w:sdtContent>
          </w:sdt>
        </w:p>
      </w:sdtContent>
    </w:sdt>
    <w:sdt>
      <w:sdtPr>
        <w:id w:val="-1417471592"/>
        <w:tag w:val="goog_rdk_878"/>
      </w:sdtPr>
      <w:sdtContent>
        <w:p w:rsidR="00000000" w:rsidDel="00000000" w:rsidP="00000000" w:rsidRDefault="00000000" w:rsidRPr="00000000" w14:paraId="0000011C">
          <w:pPr>
            <w:numPr>
              <w:ilvl w:val="1"/>
              <w:numId w:val="6"/>
            </w:numPr>
            <w:ind w:left="502" w:hanging="360"/>
            <w:rPr>
              <w:ins w:author="Rossi Rossi" w:id="28" w:date="2026-09-22T06:56:59Z"/>
            </w:rPr>
          </w:pPr>
          <w:sdt>
            <w:sdtPr>
              <w:id w:val="-94690738"/>
              <w:tag w:val="goog_rdk_876"/>
            </w:sdtPr>
            <w:sdtContent>
              <w:ins w:author="Rossi Rossi" w:id="28" w:date="2026-09-22T06:56:59Z"/>
              <w:sdt>
                <w:sdtPr>
                  <w:id w:val="370367092"/>
                  <w:tag w:val="goog_rdk_87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85662063"/>
        <w:tag w:val="goog_rdk_881"/>
      </w:sdtPr>
      <w:sdtContent>
        <w:p w:rsidR="00000000" w:rsidDel="00000000" w:rsidP="00000000" w:rsidRDefault="00000000" w:rsidRPr="00000000" w14:paraId="0000011D">
          <w:pPr>
            <w:numPr>
              <w:ilvl w:val="1"/>
              <w:numId w:val="6"/>
            </w:numPr>
            <w:ind w:left="502" w:hanging="360"/>
            <w:rPr>
              <w:ins w:author="Rossi Rossi" w:id="28" w:date="2026-09-22T06:56:59Z"/>
            </w:rPr>
          </w:pPr>
          <w:sdt>
            <w:sdtPr>
              <w:id w:val="2147076296"/>
              <w:tag w:val="goog_rdk_879"/>
            </w:sdtPr>
            <w:sdtContent>
              <w:ins w:author="Rossi Rossi" w:id="28" w:date="2026-09-22T06:56:59Z"/>
              <w:sdt>
                <w:sdtPr>
                  <w:id w:val="1931435532"/>
                  <w:tag w:val="goog_rdk_8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suspect your API key has been leaked:</w:t>
                    </w:r>
                  </w:ins>
                </w:sdtContent>
              </w:sdt>
              <w:ins w:author="Rossi Rossi" w:id="28" w:date="2026-09-22T06:56:59Z"/>
            </w:sdtContent>
          </w:sdt>
        </w:p>
      </w:sdtContent>
    </w:sdt>
    <w:sdt>
      <w:sdtPr>
        <w:id w:val="-1065484034"/>
        <w:tag w:val="goog_rdk_884"/>
      </w:sdtPr>
      <w:sdtContent>
        <w:p w:rsidR="00000000" w:rsidDel="00000000" w:rsidP="00000000" w:rsidRDefault="00000000" w:rsidRPr="00000000" w14:paraId="0000011E">
          <w:pPr>
            <w:numPr>
              <w:ilvl w:val="1"/>
              <w:numId w:val="6"/>
            </w:numPr>
            <w:ind w:left="502" w:hanging="360"/>
            <w:rPr>
              <w:ins w:author="Rossi Rossi" w:id="28" w:date="2026-09-22T06:56:59Z"/>
            </w:rPr>
          </w:pPr>
          <w:sdt>
            <w:sdtPr>
              <w:id w:val="-1315567998"/>
              <w:tag w:val="goog_rdk_882"/>
            </w:sdtPr>
            <w:sdtContent>
              <w:ins w:author="Rossi Rossi" w:id="28" w:date="2026-09-22T06:56:59Z"/>
              <w:sdt>
                <w:sdtPr>
                  <w:id w:val="1344412320"/>
                  <w:tag w:val="goog_rdk_88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993858"/>
        <w:tag w:val="goog_rdk_887"/>
      </w:sdtPr>
      <w:sdtContent>
        <w:p w:rsidR="00000000" w:rsidDel="00000000" w:rsidP="00000000" w:rsidRDefault="00000000" w:rsidRPr="00000000" w14:paraId="0000011F">
          <w:pPr>
            <w:numPr>
              <w:ilvl w:val="1"/>
              <w:numId w:val="6"/>
            </w:numPr>
            <w:ind w:left="502" w:hanging="360"/>
            <w:rPr>
              <w:ins w:author="Rossi Rossi" w:id="28" w:date="2026-09-22T06:56:59Z"/>
            </w:rPr>
          </w:pPr>
          <w:sdt>
            <w:sdtPr>
              <w:id w:val="-72717125"/>
              <w:tag w:val="goog_rdk_885"/>
            </w:sdtPr>
            <w:sdtContent>
              <w:ins w:author="Rossi Rossi" w:id="28" w:date="2026-09-22T06:56:59Z"/>
              <w:sdt>
                <w:sdtPr>
                  <w:id w:val="-171162691"/>
                  <w:tag w:val="goog_rdk_8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**Generate a new key**: Create a replacement key in Google AI Studio or the Cloud Console.</w:t>
                    </w:r>
                  </w:ins>
                </w:sdtContent>
              </w:sdt>
              <w:ins w:author="Rossi Rossi" w:id="28" w:date="2026-09-22T06:56:59Z"/>
            </w:sdtContent>
          </w:sdt>
        </w:p>
      </w:sdtContent>
    </w:sdt>
    <w:sdt>
      <w:sdtPr>
        <w:id w:val="429294917"/>
        <w:tag w:val="goog_rdk_890"/>
      </w:sdtPr>
      <w:sdtContent>
        <w:p w:rsidR="00000000" w:rsidDel="00000000" w:rsidP="00000000" w:rsidRDefault="00000000" w:rsidRPr="00000000" w14:paraId="00000120">
          <w:pPr>
            <w:numPr>
              <w:ilvl w:val="1"/>
              <w:numId w:val="6"/>
            </w:numPr>
            <w:ind w:left="502" w:hanging="360"/>
            <w:rPr>
              <w:ins w:author="Rossi Rossi" w:id="28" w:date="2026-09-22T06:56:59Z"/>
            </w:rPr>
          </w:pPr>
          <w:sdt>
            <w:sdtPr>
              <w:id w:val="1700380796"/>
              <w:tag w:val="goog_rdk_888"/>
            </w:sdtPr>
            <w:sdtContent>
              <w:ins w:author="Rossi Rossi" w:id="28" w:date="2026-09-22T06:56:59Z"/>
              <w:sdt>
                <w:sdtPr>
                  <w:id w:val="-1991364770"/>
                  <w:tag w:val="goog_rdk_8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**Update your application**: Deploy your code using the new key.</w:t>
                    </w:r>
                  </w:ins>
                </w:sdtContent>
              </w:sdt>
              <w:ins w:author="Rossi Rossi" w:id="28" w:date="2026-09-22T06:56:59Z"/>
            </w:sdtContent>
          </w:sdt>
        </w:p>
      </w:sdtContent>
    </w:sdt>
    <w:sdt>
      <w:sdtPr>
        <w:id w:val="-1687049224"/>
        <w:tag w:val="goog_rdk_893"/>
      </w:sdtPr>
      <w:sdtContent>
        <w:p w:rsidR="00000000" w:rsidDel="00000000" w:rsidP="00000000" w:rsidRDefault="00000000" w:rsidRPr="00000000" w14:paraId="00000121">
          <w:pPr>
            <w:numPr>
              <w:ilvl w:val="1"/>
              <w:numId w:val="6"/>
            </w:numPr>
            <w:ind w:left="502" w:hanging="360"/>
            <w:rPr>
              <w:ins w:author="Rossi Rossi" w:id="28" w:date="2026-09-22T06:56:59Z"/>
            </w:rPr>
          </w:pPr>
          <w:sdt>
            <w:sdtPr>
              <w:id w:val="-651266932"/>
              <w:tag w:val="goog_rdk_891"/>
            </w:sdtPr>
            <w:sdtContent>
              <w:ins w:author="Rossi Rossi" w:id="28" w:date="2026-09-22T06:56:59Z"/>
              <w:sdt>
                <w:sdtPr>
                  <w:id w:val="1302992390"/>
                  <w:tag w:val="goog_rdk_8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**Disable or delete the compromised key**: Disable the leaked key in the Cloud Console once the new key is verified. Do not delete the old key until the new key is fully active to avoid application downtime.</w:t>
                    </w:r>
                  </w:ins>
                </w:sdtContent>
              </w:sdt>
              <w:ins w:author="Rossi Rossi" w:id="28" w:date="2026-09-22T06:56:59Z"/>
            </w:sdtContent>
          </w:sdt>
        </w:p>
      </w:sdtContent>
    </w:sdt>
    <w:sdt>
      <w:sdtPr>
        <w:id w:val="-284561367"/>
        <w:tag w:val="goog_rdk_896"/>
      </w:sdtPr>
      <w:sdtContent>
        <w:p w:rsidR="00000000" w:rsidDel="00000000" w:rsidP="00000000" w:rsidRDefault="00000000" w:rsidRPr="00000000" w14:paraId="00000122">
          <w:pPr>
            <w:numPr>
              <w:ilvl w:val="1"/>
              <w:numId w:val="6"/>
            </w:numPr>
            <w:ind w:left="502" w:hanging="360"/>
            <w:rPr>
              <w:ins w:author="Rossi Rossi" w:id="28" w:date="2026-09-22T06:56:59Z"/>
            </w:rPr>
          </w:pPr>
          <w:sdt>
            <w:sdtPr>
              <w:id w:val="-1486949244"/>
              <w:tag w:val="goog_rdk_894"/>
            </w:sdtPr>
            <w:sdtContent>
              <w:ins w:author="Rossi Rossi" w:id="28" w:date="2026-09-22T06:56:59Z"/>
              <w:sdt>
                <w:sdtPr>
                  <w:id w:val="-1398825289"/>
                  <w:tag w:val="goog_rdk_8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**Audit usage**: Check billing logs and API usage in the Google Cloud Console to identify unauthorized activity.</w:t>
                    </w:r>
                  </w:ins>
                </w:sdtContent>
              </w:sdt>
              <w:ins w:author="Rossi Rossi" w:id="28" w:date="2026-09-22T06:56:59Z"/>
            </w:sdtContent>
          </w:sdt>
        </w:p>
      </w:sdtContent>
    </w:sdt>
    <w:sdt>
      <w:sdtPr>
        <w:id w:val="1305759465"/>
        <w:tag w:val="goog_rdk_900"/>
      </w:sdtPr>
      <w:sdtContent>
        <w:p w:rsidR="00000000" w:rsidDel="00000000" w:rsidP="00000000" w:rsidRDefault="00000000" w:rsidRPr="00000000" w14:paraId="00000123">
          <w:pPr>
            <w:numPr>
              <w:ilvl w:val="1"/>
              <w:numId w:val="6"/>
            </w:numPr>
            <w:ind w:left="502" w:hanging="360"/>
            <w:rPr>
              <w:ins w:author="Abinaya Saravanan" w:id="50" w:date="2026-09-23T05:19:12Z"/>
            </w:rPr>
          </w:pPr>
          <w:sdt>
            <w:sdtPr>
              <w:id w:val="-1022706006"/>
              <w:tag w:val="goog_rdk_898"/>
            </w:sdtPr>
            <w:sdtContent>
              <w:ins w:author="Abinaya Saravanan" w:id="50" w:date="2026-09-23T05:19:12Z"/>
              <w:sdt>
                <w:sdtPr>
                  <w:id w:val="-908511978"/>
                  <w:tag w:val="goog_rdk_899"/>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import google.generativeai as genai</w:t>
                    </w:r>
                  </w:ins>
                </w:sdtContent>
              </w:sdt>
              <w:ins w:author="Abinaya Saravanan" w:id="50" w:date="2026-09-23T05:19:12Z"/>
            </w:sdtContent>
          </w:sdt>
        </w:p>
      </w:sdtContent>
    </w:sdt>
    <w:sdt>
      <w:sdtPr>
        <w:id w:val="1125374118"/>
        <w:tag w:val="goog_rdk_903"/>
      </w:sdtPr>
      <w:sdtContent>
        <w:p w:rsidR="00000000" w:rsidDel="00000000" w:rsidP="00000000" w:rsidRDefault="00000000" w:rsidRPr="00000000" w14:paraId="00000124">
          <w:pPr>
            <w:numPr>
              <w:ilvl w:val="1"/>
              <w:numId w:val="6"/>
            </w:numPr>
            <w:ind w:left="502" w:hanging="360"/>
            <w:rPr>
              <w:ins w:author="Abinaya Saravanan" w:id="50" w:date="2026-09-23T05:19:12Z"/>
            </w:rPr>
          </w:pPr>
          <w:sdt>
            <w:sdtPr>
              <w:id w:val="231729036"/>
              <w:tag w:val="goog_rdk_901"/>
            </w:sdtPr>
            <w:sdtContent>
              <w:ins w:author="Abinaya Saravanan" w:id="50" w:date="2026-09-23T05:19:12Z"/>
              <w:sdt>
                <w:sdtPr>
                  <w:id w:val="1214864547"/>
                  <w:tag w:val="goog_rdk_902"/>
                </w:sdtPr>
                <w:sdtContent>
                  <w:ins w:author="Abinaya Saravanan" w:id="50" w:date="2026-09-23T05:19:12Z">
                    <w:r w:rsidDel="00000000" w:rsidR="00000000" w:rsidRPr="00000000">
                      <w:rPr>
                        <w:rtl w:val="0"/>
                      </w:rPr>
                    </w:r>
                  </w:ins>
                </w:sdtContent>
              </w:sdt>
              <w:ins w:author="Abinaya Saravanan" w:id="50" w:date="2026-09-23T05:19:12Z"/>
            </w:sdtContent>
          </w:sdt>
        </w:p>
      </w:sdtContent>
    </w:sdt>
    <w:sdt>
      <w:sdtPr>
        <w:id w:val="-974204409"/>
        <w:tag w:val="goog_rdk_906"/>
      </w:sdtPr>
      <w:sdtContent>
        <w:p w:rsidR="00000000" w:rsidDel="00000000" w:rsidP="00000000" w:rsidRDefault="00000000" w:rsidRPr="00000000" w14:paraId="00000125">
          <w:pPr>
            <w:numPr>
              <w:ilvl w:val="1"/>
              <w:numId w:val="6"/>
            </w:numPr>
            <w:ind w:left="502" w:hanging="360"/>
            <w:rPr>
              <w:ins w:author="Abinaya Saravanan" w:id="50" w:date="2026-09-23T05:19:12Z"/>
            </w:rPr>
          </w:pPr>
          <w:sdt>
            <w:sdtPr>
              <w:id w:val="-1649441117"/>
              <w:tag w:val="goog_rdk_904"/>
            </w:sdtPr>
            <w:sdtContent>
              <w:ins w:author="Abinaya Saravanan" w:id="50" w:date="2026-09-23T05:19:12Z"/>
              <w:sdt>
                <w:sdtPr>
                  <w:id w:val="1941782952"/>
                  <w:tag w:val="goog_rdk_905"/>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def summarize_text(text: str) -&gt; str:</w:t>
                    </w:r>
                  </w:ins>
                </w:sdtContent>
              </w:sdt>
              <w:ins w:author="Abinaya Saravanan" w:id="50" w:date="2026-09-23T05:19:12Z"/>
            </w:sdtContent>
          </w:sdt>
        </w:p>
      </w:sdtContent>
    </w:sdt>
    <w:sdt>
      <w:sdtPr>
        <w:id w:val="1029459519"/>
        <w:tag w:val="goog_rdk_909"/>
      </w:sdtPr>
      <w:sdtContent>
        <w:p w:rsidR="00000000" w:rsidDel="00000000" w:rsidP="00000000" w:rsidRDefault="00000000" w:rsidRPr="00000000" w14:paraId="00000126">
          <w:pPr>
            <w:numPr>
              <w:ilvl w:val="1"/>
              <w:numId w:val="6"/>
            </w:numPr>
            <w:ind w:left="502" w:hanging="360"/>
            <w:rPr>
              <w:ins w:author="Abinaya Saravanan" w:id="50" w:date="2026-09-23T05:19:12Z"/>
            </w:rPr>
          </w:pPr>
          <w:sdt>
            <w:sdtPr>
              <w:id w:val="-375729517"/>
              <w:tag w:val="goog_rdk_907"/>
            </w:sdtPr>
            <w:sdtContent>
              <w:ins w:author="Abinaya Saravanan" w:id="50" w:date="2026-09-23T05:19:12Z"/>
              <w:sdt>
                <w:sdtPr>
                  <w:id w:val="-1971204990"/>
                  <w:tag w:val="goog_rdk_908"/>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try:</w:t>
                    </w:r>
                  </w:ins>
                </w:sdtContent>
              </w:sdt>
              <w:ins w:author="Abinaya Saravanan" w:id="50" w:date="2026-09-23T05:19:12Z"/>
            </w:sdtContent>
          </w:sdt>
        </w:p>
      </w:sdtContent>
    </w:sdt>
    <w:sdt>
      <w:sdtPr>
        <w:id w:val="1798187129"/>
        <w:tag w:val="goog_rdk_912"/>
      </w:sdtPr>
      <w:sdtContent>
        <w:p w:rsidR="00000000" w:rsidDel="00000000" w:rsidP="00000000" w:rsidRDefault="00000000" w:rsidRPr="00000000" w14:paraId="00000127">
          <w:pPr>
            <w:numPr>
              <w:ilvl w:val="1"/>
              <w:numId w:val="6"/>
            </w:numPr>
            <w:ind w:left="502" w:hanging="360"/>
            <w:rPr>
              <w:ins w:author="Abinaya Saravanan" w:id="50" w:date="2026-09-23T05:19:12Z"/>
            </w:rPr>
          </w:pPr>
          <w:sdt>
            <w:sdtPr>
              <w:id w:val="-261887536"/>
              <w:tag w:val="goog_rdk_910"/>
            </w:sdtPr>
            <w:sdtContent>
              <w:ins w:author="Abinaya Saravanan" w:id="50" w:date="2026-09-23T05:19:12Z"/>
              <w:sdt>
                <w:sdtPr>
                  <w:id w:val="1731452432"/>
                  <w:tag w:val="goog_rdk_911"/>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50" w:date="2026-09-23T05:19:12Z"/>
            </w:sdtContent>
          </w:sdt>
        </w:p>
      </w:sdtContent>
    </w:sdt>
    <w:sdt>
      <w:sdtPr>
        <w:id w:val="-1995506588"/>
        <w:tag w:val="goog_rdk_915"/>
      </w:sdtPr>
      <w:sdtContent>
        <w:p w:rsidR="00000000" w:rsidDel="00000000" w:rsidP="00000000" w:rsidRDefault="00000000" w:rsidRPr="00000000" w14:paraId="00000128">
          <w:pPr>
            <w:numPr>
              <w:ilvl w:val="1"/>
              <w:numId w:val="6"/>
            </w:numPr>
            <w:ind w:left="502" w:hanging="360"/>
            <w:rPr>
              <w:ins w:author="Abinaya Saravanan" w:id="50" w:date="2026-09-23T05:19:12Z"/>
            </w:rPr>
          </w:pPr>
          <w:sdt>
            <w:sdtPr>
              <w:id w:val="-605863593"/>
              <w:tag w:val="goog_rdk_913"/>
            </w:sdtPr>
            <w:sdtContent>
              <w:ins w:author="Abinaya Saravanan" w:id="50" w:date="2026-09-23T05:19:12Z"/>
              <w:sdt>
                <w:sdtPr>
                  <w:id w:val="1355522422"/>
                  <w:tag w:val="goog_rdk_914"/>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50" w:date="2026-09-23T05:19:12Z"/>
            </w:sdtContent>
          </w:sdt>
        </w:p>
      </w:sdtContent>
    </w:sdt>
    <w:sdt>
      <w:sdtPr>
        <w:id w:val="2018833232"/>
        <w:tag w:val="goog_rdk_918"/>
      </w:sdtPr>
      <w:sdtContent>
        <w:p w:rsidR="00000000" w:rsidDel="00000000" w:rsidP="00000000" w:rsidRDefault="00000000" w:rsidRPr="00000000" w14:paraId="00000129">
          <w:pPr>
            <w:numPr>
              <w:ilvl w:val="1"/>
              <w:numId w:val="6"/>
            </w:numPr>
            <w:ind w:left="502" w:hanging="360"/>
            <w:rPr>
              <w:ins w:author="Abinaya Saravanan" w:id="50" w:date="2026-09-23T05:19:12Z"/>
            </w:rPr>
          </w:pPr>
          <w:sdt>
            <w:sdtPr>
              <w:id w:val="-1058249726"/>
              <w:tag w:val="goog_rdk_916"/>
            </w:sdtPr>
            <w:sdtContent>
              <w:ins w:author="Abinaya Saravanan" w:id="50" w:date="2026-09-23T05:19:12Z"/>
              <w:sdt>
                <w:sdtPr>
                  <w:id w:val="-1248874800"/>
                  <w:tag w:val="goog_rdk_917"/>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response = model.generate_content(prompt)</w:t>
                    </w:r>
                  </w:ins>
                </w:sdtContent>
              </w:sdt>
              <w:ins w:author="Abinaya Saravanan" w:id="50" w:date="2026-09-23T05:19:12Z"/>
            </w:sdtContent>
          </w:sdt>
        </w:p>
      </w:sdtContent>
    </w:sdt>
    <w:sdt>
      <w:sdtPr>
        <w:id w:val="-1670161120"/>
        <w:tag w:val="goog_rdk_921"/>
      </w:sdtPr>
      <w:sdtContent>
        <w:p w:rsidR="00000000" w:rsidDel="00000000" w:rsidP="00000000" w:rsidRDefault="00000000" w:rsidRPr="00000000" w14:paraId="0000012A">
          <w:pPr>
            <w:numPr>
              <w:ilvl w:val="1"/>
              <w:numId w:val="6"/>
            </w:numPr>
            <w:ind w:left="502" w:hanging="360"/>
            <w:rPr>
              <w:ins w:author="Abinaya Saravanan" w:id="50" w:date="2026-09-23T05:19:12Z"/>
            </w:rPr>
          </w:pPr>
          <w:sdt>
            <w:sdtPr>
              <w:id w:val="1756102503"/>
              <w:tag w:val="goog_rdk_919"/>
            </w:sdtPr>
            <w:sdtContent>
              <w:ins w:author="Abinaya Saravanan" w:id="50" w:date="2026-09-23T05:19:12Z"/>
              <w:sdt>
                <w:sdtPr>
                  <w:id w:val="-549847406"/>
                  <w:tag w:val="goog_rdk_920"/>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return response.text.strip()</w:t>
                    </w:r>
                  </w:ins>
                </w:sdtContent>
              </w:sdt>
              <w:ins w:author="Abinaya Saravanan" w:id="50" w:date="2026-09-23T05:19:12Z"/>
            </w:sdtContent>
          </w:sdt>
        </w:p>
      </w:sdtContent>
    </w:sdt>
    <w:sdt>
      <w:sdtPr>
        <w:id w:val="1729436499"/>
        <w:tag w:val="goog_rdk_924"/>
      </w:sdtPr>
      <w:sdtContent>
        <w:p w:rsidR="00000000" w:rsidDel="00000000" w:rsidP="00000000" w:rsidRDefault="00000000" w:rsidRPr="00000000" w14:paraId="0000012B">
          <w:pPr>
            <w:numPr>
              <w:ilvl w:val="1"/>
              <w:numId w:val="6"/>
            </w:numPr>
            <w:ind w:left="502" w:hanging="360"/>
            <w:rPr>
              <w:ins w:author="Abinaya Saravanan" w:id="50" w:date="2026-09-23T05:19:12Z"/>
            </w:rPr>
          </w:pPr>
          <w:sdt>
            <w:sdtPr>
              <w:id w:val="1229538082"/>
              <w:tag w:val="goog_rdk_922"/>
            </w:sdtPr>
            <w:sdtContent>
              <w:ins w:author="Abinaya Saravanan" w:id="50" w:date="2026-09-23T05:19:12Z"/>
              <w:sdt>
                <w:sdtPr>
                  <w:id w:val="-1428640976"/>
                  <w:tag w:val="goog_rdk_923"/>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except Exception as e:</w:t>
                    </w:r>
                  </w:ins>
                </w:sdtContent>
              </w:sdt>
              <w:ins w:author="Abinaya Saravanan" w:id="50" w:date="2026-09-23T05:19:12Z"/>
            </w:sdtContent>
          </w:sdt>
        </w:p>
      </w:sdtContent>
    </w:sdt>
    <w:sdt>
      <w:sdtPr>
        <w:id w:val="-1272325280"/>
        <w:tag w:val="goog_rdk_927"/>
      </w:sdtPr>
      <w:sdtContent>
        <w:p w:rsidR="00000000" w:rsidDel="00000000" w:rsidP="00000000" w:rsidRDefault="00000000" w:rsidRPr="00000000" w14:paraId="0000012C">
          <w:pPr>
            <w:numPr>
              <w:ilvl w:val="1"/>
              <w:numId w:val="6"/>
            </w:numPr>
            <w:ind w:left="502" w:hanging="360"/>
            <w:rPr>
              <w:ins w:author="Abinaya Saravanan" w:id="50" w:date="2026-09-23T05:19:12Z"/>
            </w:rPr>
          </w:pPr>
          <w:sdt>
            <w:sdtPr>
              <w:id w:val="-186347515"/>
              <w:tag w:val="goog_rdk_925"/>
            </w:sdtPr>
            <w:sdtContent>
              <w:ins w:author="Abinaya Saravanan" w:id="50" w:date="2026-09-23T05:19:12Z"/>
              <w:sdt>
                <w:sdtPr>
                  <w:id w:val="1913946955"/>
                  <w:tag w:val="goog_rdk_926"/>
                </w:sdtPr>
                <w:sdtContent>
                  <w:ins w:author="Abinaya Saravanan" w:id="50" w:date="2026-09-23T05:19:12Z">
                    <w:r w:rsidDel="00000000" w:rsidR="00000000" w:rsidRPr="00000000">
                      <w:rPr>
                        <w:rtl w:val="0"/>
                        <w:rPrChange w:author="Abinaya Saravanan" w:id="51" w:date="2026-09-23T05:19:12Z">
                          <w:rPr>
                            <w:rFonts w:ascii="Cambria" w:cs="Cambria" w:eastAsia="Cambria" w:hAnsi="Cambria"/>
                            <w:b w:val="0"/>
                            <w:bCs w:val="0"/>
                            <w:color w:val="000000"/>
                            <w:sz w:val="22"/>
                            <w:szCs w:val="22"/>
                          </w:rPr>
                        </w:rPrChange>
                      </w:rPr>
                      <w:t xml:space="preserve">        return f"Error in Summary: {e}"</w:t>
                    </w:r>
                  </w:ins>
                </w:sdtContent>
              </w:sdt>
              <w:ins w:author="Abinaya Saravanan" w:id="50" w:date="2026-09-23T05:19:12Z"/>
            </w:sdtContent>
          </w:sdt>
        </w:p>
      </w:sdtContent>
    </w:sdt>
    <w:sdt>
      <w:sdtPr>
        <w:id w:val="-871759486"/>
        <w:tag w:val="goog_rdk_931"/>
      </w:sdtPr>
      <w:sdtContent>
        <w:p w:rsidR="00000000" w:rsidDel="00000000" w:rsidP="00000000" w:rsidRDefault="00000000" w:rsidRPr="00000000" w14:paraId="0000012D">
          <w:pPr>
            <w:numPr>
              <w:ilvl w:val="1"/>
              <w:numId w:val="6"/>
            </w:numPr>
            <w:ind w:left="502" w:hanging="360"/>
            <w:rPr>
              <w:ins w:author="Rossi Rossi" w:id="28" w:date="2026-09-22T06:56:59Z"/>
            </w:rPr>
            <w:pPrChange w:author="Abinaya Saravanan" w:id="0" w:date="2026-09-23T05:19:12Z">
              <w:pPr>
                <w:numPr>
                  <w:ilvl w:val="1"/>
                  <w:numId w:val="6"/>
                </w:numPr>
                <w:ind w:left="502" w:hanging="360"/>
              </w:pPr>
            </w:pPrChange>
          </w:pPr>
          <w:sdt>
            <w:sdtPr>
              <w:id w:val="-1631097431"/>
              <w:tag w:val="goog_rdk_929"/>
            </w:sdtPr>
            <w:sdtContent>
              <w:ins w:author="Rossi Rossi" w:id="28" w:date="2026-09-22T06:56:59Z"/>
              <w:sdt>
                <w:sdtPr>
                  <w:id w:val="-1284701310"/>
                  <w:tag w:val="goog_rdk_9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13081432"/>
        <w:tag w:val="goog_rdk_934"/>
      </w:sdtPr>
      <w:sdtContent>
        <w:p w:rsidR="00000000" w:rsidDel="00000000" w:rsidP="00000000" w:rsidRDefault="00000000" w:rsidRPr="00000000" w14:paraId="0000012E">
          <w:pPr>
            <w:numPr>
              <w:ilvl w:val="1"/>
              <w:numId w:val="6"/>
            </w:numPr>
            <w:ind w:left="502" w:hanging="360"/>
            <w:rPr>
              <w:ins w:author="Rossi Rossi" w:id="28" w:date="2026-09-22T06:56:59Z"/>
            </w:rPr>
          </w:pPr>
          <w:sdt>
            <w:sdtPr>
              <w:id w:val="-720594460"/>
              <w:tag w:val="goog_rdk_932"/>
            </w:sdtPr>
            <w:sdtContent>
              <w:ins w:author="Rossi Rossi" w:id="28" w:date="2026-09-22T06:56:59Z"/>
              <w:sdt>
                <w:sdtPr>
                  <w:id w:val="256812604"/>
                  <w:tag w:val="goog_rdk_9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Restricting and securing your keys</w:t>
                    </w:r>
                  </w:ins>
                </w:sdtContent>
              </w:sdt>
              <w:ins w:author="Rossi Rossi" w:id="28" w:date="2026-09-22T06:56:59Z"/>
            </w:sdtContent>
          </w:sdt>
        </w:p>
      </w:sdtContent>
    </w:sdt>
    <w:sdt>
      <w:sdtPr>
        <w:id w:val="261864052"/>
        <w:tag w:val="goog_rdk_937"/>
      </w:sdtPr>
      <w:sdtContent>
        <w:p w:rsidR="00000000" w:rsidDel="00000000" w:rsidP="00000000" w:rsidRDefault="00000000" w:rsidRPr="00000000" w14:paraId="0000012F">
          <w:pPr>
            <w:numPr>
              <w:ilvl w:val="1"/>
              <w:numId w:val="6"/>
            </w:numPr>
            <w:ind w:left="502" w:hanging="360"/>
            <w:rPr>
              <w:ins w:author="Rossi Rossi" w:id="28" w:date="2026-09-22T06:56:59Z"/>
            </w:rPr>
          </w:pPr>
          <w:sdt>
            <w:sdtPr>
              <w:id w:val="993297418"/>
              <w:tag w:val="goog_rdk_935"/>
            </w:sdtPr>
            <w:sdtContent>
              <w:ins w:author="Rossi Rossi" w:id="28" w:date="2026-09-22T06:56:59Z"/>
              <w:sdt>
                <w:sdtPr>
                  <w:id w:val="-1009478067"/>
                  <w:tag w:val="goog_rdk_93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22283343"/>
        <w:tag w:val="goog_rdk_940"/>
      </w:sdtPr>
      <w:sdtContent>
        <w:p w:rsidR="00000000" w:rsidDel="00000000" w:rsidP="00000000" w:rsidRDefault="00000000" w:rsidRPr="00000000" w14:paraId="00000130">
          <w:pPr>
            <w:numPr>
              <w:ilvl w:val="1"/>
              <w:numId w:val="6"/>
            </w:numPr>
            <w:ind w:left="502" w:hanging="360"/>
            <w:rPr>
              <w:ins w:author="Rossi Rossi" w:id="28" w:date="2026-09-22T06:56:59Z"/>
            </w:rPr>
          </w:pPr>
          <w:sdt>
            <w:sdtPr>
              <w:id w:val="709281672"/>
              <w:tag w:val="goog_rdk_938"/>
            </w:sdtPr>
            <w:sdtContent>
              <w:ins w:author="Rossi Rossi" w:id="28" w:date="2026-09-22T06:56:59Z"/>
              <w:sdt>
                <w:sdtPr>
                  <w:id w:val="1025903611"/>
                  <w:tag w:val="goog_rdk_93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Adding restrictions to your API keys minimizes the potential damage if a key is</w:t>
                    </w:r>
                  </w:ins>
                </w:sdtContent>
              </w:sdt>
              <w:ins w:author="Rossi Rossi" w:id="28" w:date="2026-09-22T06:56:59Z"/>
            </w:sdtContent>
          </w:sdt>
        </w:p>
      </w:sdtContent>
    </w:sdt>
    <w:sdt>
      <w:sdtPr>
        <w:id w:val="-1385936201"/>
        <w:tag w:val="goog_rdk_943"/>
      </w:sdtPr>
      <w:sdtContent>
        <w:p w:rsidR="00000000" w:rsidDel="00000000" w:rsidP="00000000" w:rsidRDefault="00000000" w:rsidRPr="00000000" w14:paraId="00000131">
          <w:pPr>
            <w:numPr>
              <w:ilvl w:val="1"/>
              <w:numId w:val="6"/>
            </w:numPr>
            <w:ind w:left="502" w:hanging="360"/>
            <w:rPr>
              <w:ins w:author="Rossi Rossi" w:id="28" w:date="2026-09-22T06:56:59Z"/>
            </w:rPr>
          </w:pPr>
          <w:sdt>
            <w:sdtPr>
              <w:id w:val="2096873497"/>
              <w:tag w:val="goog_rdk_941"/>
            </w:sdtPr>
            <w:sdtContent>
              <w:ins w:author="Rossi Rossi" w:id="28" w:date="2026-09-22T06:56:59Z"/>
              <w:sdt>
                <w:sdtPr>
                  <w:id w:val="66421907"/>
                  <w:tag w:val="goog_rdk_94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compromised.</w:t>
                    </w:r>
                  </w:ins>
                </w:sdtContent>
              </w:sdt>
              <w:ins w:author="Rossi Rossi" w:id="28" w:date="2026-09-22T06:56:59Z"/>
            </w:sdtContent>
          </w:sdt>
        </w:p>
      </w:sdtContent>
    </w:sdt>
    <w:sdt>
      <w:sdtPr>
        <w:id w:val="-195852880"/>
        <w:tag w:val="goog_rdk_947"/>
      </w:sdtPr>
      <w:sdtContent>
        <w:p w:rsidR="00000000" w:rsidDel="00000000" w:rsidP="00000000" w:rsidRDefault="00000000" w:rsidRPr="00000000" w14:paraId="00000132">
          <w:pPr>
            <w:numPr>
              <w:ilvl w:val="1"/>
              <w:numId w:val="6"/>
            </w:numPr>
            <w:ind w:left="502" w:hanging="360"/>
            <w:rPr>
              <w:ins w:author="Abinaya Saravanan" w:id="52" w:date="2026-09-23T05:19:35Z"/>
            </w:rPr>
          </w:pPr>
          <w:sdt>
            <w:sdtPr>
              <w:id w:val="633060161"/>
              <w:tag w:val="goog_rdk_945"/>
            </w:sdtPr>
            <w:sdtContent>
              <w:ins w:author="Abinaya Saravanan" w:id="52" w:date="2026-09-23T05:19:35Z"/>
              <w:sdt>
                <w:sdtPr>
                  <w:id w:val="-313998708"/>
                  <w:tag w:val="goog_rdk_946"/>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import google.generativeai as genai</w:t>
                    </w:r>
                  </w:ins>
                </w:sdtContent>
              </w:sdt>
              <w:ins w:author="Abinaya Saravanan" w:id="52" w:date="2026-09-23T05:19:35Z"/>
            </w:sdtContent>
          </w:sdt>
        </w:p>
      </w:sdtContent>
    </w:sdt>
    <w:sdt>
      <w:sdtPr>
        <w:id w:val="1178003275"/>
        <w:tag w:val="goog_rdk_950"/>
      </w:sdtPr>
      <w:sdtContent>
        <w:p w:rsidR="00000000" w:rsidDel="00000000" w:rsidP="00000000" w:rsidRDefault="00000000" w:rsidRPr="00000000" w14:paraId="00000133">
          <w:pPr>
            <w:numPr>
              <w:ilvl w:val="1"/>
              <w:numId w:val="6"/>
            </w:numPr>
            <w:ind w:left="502" w:hanging="360"/>
            <w:rPr>
              <w:ins w:author="Abinaya Saravanan" w:id="52" w:date="2026-09-23T05:19:35Z"/>
            </w:rPr>
          </w:pPr>
          <w:sdt>
            <w:sdtPr>
              <w:id w:val="1676340702"/>
              <w:tag w:val="goog_rdk_948"/>
            </w:sdtPr>
            <w:sdtContent>
              <w:ins w:author="Abinaya Saravanan" w:id="52" w:date="2026-09-23T05:19:35Z"/>
              <w:sdt>
                <w:sdtPr>
                  <w:id w:val="1735511321"/>
                  <w:tag w:val="goog_rdk_949"/>
                </w:sdtPr>
                <w:sdtContent>
                  <w:ins w:author="Abinaya Saravanan" w:id="52" w:date="2026-09-23T05:19:35Z">
                    <w:r w:rsidDel="00000000" w:rsidR="00000000" w:rsidRPr="00000000">
                      <w:rPr>
                        <w:rtl w:val="0"/>
                      </w:rPr>
                    </w:r>
                  </w:ins>
                </w:sdtContent>
              </w:sdt>
              <w:ins w:author="Abinaya Saravanan" w:id="52" w:date="2026-09-23T05:19:35Z"/>
            </w:sdtContent>
          </w:sdt>
        </w:p>
      </w:sdtContent>
    </w:sdt>
    <w:sdt>
      <w:sdtPr>
        <w:id w:val="160963691"/>
        <w:tag w:val="goog_rdk_953"/>
      </w:sdtPr>
      <w:sdtContent>
        <w:p w:rsidR="00000000" w:rsidDel="00000000" w:rsidP="00000000" w:rsidRDefault="00000000" w:rsidRPr="00000000" w14:paraId="00000134">
          <w:pPr>
            <w:numPr>
              <w:ilvl w:val="1"/>
              <w:numId w:val="6"/>
            </w:numPr>
            <w:ind w:left="502" w:hanging="360"/>
            <w:rPr>
              <w:ins w:author="Abinaya Saravanan" w:id="52" w:date="2026-09-23T05:19:35Z"/>
            </w:rPr>
          </w:pPr>
          <w:sdt>
            <w:sdtPr>
              <w:id w:val="-757828513"/>
              <w:tag w:val="goog_rdk_951"/>
            </w:sdtPr>
            <w:sdtContent>
              <w:ins w:author="Abinaya Saravanan" w:id="52" w:date="2026-09-23T05:19:35Z"/>
              <w:sdt>
                <w:sdtPr>
                  <w:id w:val="945520291"/>
                  <w:tag w:val="goog_rdk_952"/>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def summarize_text(text: str) -&gt; str:</w:t>
                    </w:r>
                  </w:ins>
                </w:sdtContent>
              </w:sdt>
              <w:ins w:author="Abinaya Saravanan" w:id="52" w:date="2026-09-23T05:19:35Z"/>
            </w:sdtContent>
          </w:sdt>
        </w:p>
      </w:sdtContent>
    </w:sdt>
    <w:sdt>
      <w:sdtPr>
        <w:id w:val="1143028859"/>
        <w:tag w:val="goog_rdk_956"/>
      </w:sdtPr>
      <w:sdtContent>
        <w:p w:rsidR="00000000" w:rsidDel="00000000" w:rsidP="00000000" w:rsidRDefault="00000000" w:rsidRPr="00000000" w14:paraId="00000135">
          <w:pPr>
            <w:numPr>
              <w:ilvl w:val="1"/>
              <w:numId w:val="6"/>
            </w:numPr>
            <w:ind w:left="502" w:hanging="360"/>
            <w:rPr>
              <w:ins w:author="Abinaya Saravanan" w:id="52" w:date="2026-09-23T05:19:35Z"/>
            </w:rPr>
          </w:pPr>
          <w:sdt>
            <w:sdtPr>
              <w:id w:val="775595823"/>
              <w:tag w:val="goog_rdk_954"/>
            </w:sdtPr>
            <w:sdtContent>
              <w:ins w:author="Abinaya Saravanan" w:id="52" w:date="2026-09-23T05:19:35Z"/>
              <w:sdt>
                <w:sdtPr>
                  <w:id w:val="1510606957"/>
                  <w:tag w:val="goog_rdk_955"/>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try:</w:t>
                    </w:r>
                  </w:ins>
                </w:sdtContent>
              </w:sdt>
              <w:ins w:author="Abinaya Saravanan" w:id="52" w:date="2026-09-23T05:19:35Z"/>
            </w:sdtContent>
          </w:sdt>
        </w:p>
      </w:sdtContent>
    </w:sdt>
    <w:sdt>
      <w:sdtPr>
        <w:id w:val="1267400555"/>
        <w:tag w:val="goog_rdk_959"/>
      </w:sdtPr>
      <w:sdtContent>
        <w:p w:rsidR="00000000" w:rsidDel="00000000" w:rsidP="00000000" w:rsidRDefault="00000000" w:rsidRPr="00000000" w14:paraId="00000136">
          <w:pPr>
            <w:numPr>
              <w:ilvl w:val="1"/>
              <w:numId w:val="6"/>
            </w:numPr>
            <w:ind w:left="502" w:hanging="360"/>
            <w:rPr>
              <w:ins w:author="Abinaya Saravanan" w:id="52" w:date="2026-09-23T05:19:35Z"/>
            </w:rPr>
          </w:pPr>
          <w:sdt>
            <w:sdtPr>
              <w:id w:val="784929962"/>
              <w:tag w:val="goog_rdk_957"/>
            </w:sdtPr>
            <w:sdtContent>
              <w:ins w:author="Abinaya Saravanan" w:id="52" w:date="2026-09-23T05:19:35Z"/>
              <w:sdt>
                <w:sdtPr>
                  <w:id w:val="1036869761"/>
                  <w:tag w:val="goog_rdk_958"/>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52" w:date="2026-09-23T05:19:35Z"/>
            </w:sdtContent>
          </w:sdt>
        </w:p>
      </w:sdtContent>
    </w:sdt>
    <w:sdt>
      <w:sdtPr>
        <w:id w:val="1349848971"/>
        <w:tag w:val="goog_rdk_962"/>
      </w:sdtPr>
      <w:sdtContent>
        <w:p w:rsidR="00000000" w:rsidDel="00000000" w:rsidP="00000000" w:rsidRDefault="00000000" w:rsidRPr="00000000" w14:paraId="00000137">
          <w:pPr>
            <w:numPr>
              <w:ilvl w:val="1"/>
              <w:numId w:val="6"/>
            </w:numPr>
            <w:ind w:left="502" w:hanging="360"/>
            <w:rPr>
              <w:ins w:author="Abinaya Saravanan" w:id="52" w:date="2026-09-23T05:19:35Z"/>
            </w:rPr>
          </w:pPr>
          <w:sdt>
            <w:sdtPr>
              <w:id w:val="-1729295997"/>
              <w:tag w:val="goog_rdk_960"/>
            </w:sdtPr>
            <w:sdtContent>
              <w:ins w:author="Abinaya Saravanan" w:id="52" w:date="2026-09-23T05:19:35Z"/>
              <w:sdt>
                <w:sdtPr>
                  <w:id w:val="-934187732"/>
                  <w:tag w:val="goog_rdk_961"/>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52" w:date="2026-09-23T05:19:35Z"/>
            </w:sdtContent>
          </w:sdt>
        </w:p>
      </w:sdtContent>
    </w:sdt>
    <w:sdt>
      <w:sdtPr>
        <w:id w:val="201731254"/>
        <w:tag w:val="goog_rdk_965"/>
      </w:sdtPr>
      <w:sdtContent>
        <w:p w:rsidR="00000000" w:rsidDel="00000000" w:rsidP="00000000" w:rsidRDefault="00000000" w:rsidRPr="00000000" w14:paraId="00000138">
          <w:pPr>
            <w:numPr>
              <w:ilvl w:val="1"/>
              <w:numId w:val="6"/>
            </w:numPr>
            <w:ind w:left="502" w:hanging="360"/>
            <w:rPr>
              <w:ins w:author="Abinaya Saravanan" w:id="52" w:date="2026-09-23T05:19:35Z"/>
            </w:rPr>
          </w:pPr>
          <w:sdt>
            <w:sdtPr>
              <w:id w:val="-1832360343"/>
              <w:tag w:val="goog_rdk_963"/>
            </w:sdtPr>
            <w:sdtContent>
              <w:ins w:author="Abinaya Saravanan" w:id="52" w:date="2026-09-23T05:19:35Z"/>
              <w:sdt>
                <w:sdtPr>
                  <w:id w:val="2123955742"/>
                  <w:tag w:val="goog_rdk_964"/>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response = model.generate_content(prompt)</w:t>
                    </w:r>
                  </w:ins>
                </w:sdtContent>
              </w:sdt>
              <w:ins w:author="Abinaya Saravanan" w:id="52" w:date="2026-09-23T05:19:35Z"/>
            </w:sdtContent>
          </w:sdt>
        </w:p>
      </w:sdtContent>
    </w:sdt>
    <w:sdt>
      <w:sdtPr>
        <w:id w:val="327032412"/>
        <w:tag w:val="goog_rdk_968"/>
      </w:sdtPr>
      <w:sdtContent>
        <w:p w:rsidR="00000000" w:rsidDel="00000000" w:rsidP="00000000" w:rsidRDefault="00000000" w:rsidRPr="00000000" w14:paraId="00000139">
          <w:pPr>
            <w:numPr>
              <w:ilvl w:val="1"/>
              <w:numId w:val="6"/>
            </w:numPr>
            <w:ind w:left="502" w:hanging="360"/>
            <w:rPr>
              <w:ins w:author="Abinaya Saravanan" w:id="52" w:date="2026-09-23T05:19:35Z"/>
            </w:rPr>
          </w:pPr>
          <w:sdt>
            <w:sdtPr>
              <w:id w:val="205047064"/>
              <w:tag w:val="goog_rdk_966"/>
            </w:sdtPr>
            <w:sdtContent>
              <w:ins w:author="Abinaya Saravanan" w:id="52" w:date="2026-09-23T05:19:35Z"/>
              <w:sdt>
                <w:sdtPr>
                  <w:id w:val="-395470981"/>
                  <w:tag w:val="goog_rdk_967"/>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return response.text.strip()</w:t>
                    </w:r>
                  </w:ins>
                </w:sdtContent>
              </w:sdt>
              <w:ins w:author="Abinaya Saravanan" w:id="52" w:date="2026-09-23T05:19:35Z"/>
            </w:sdtContent>
          </w:sdt>
        </w:p>
      </w:sdtContent>
    </w:sdt>
    <w:sdt>
      <w:sdtPr>
        <w:id w:val="-802982422"/>
        <w:tag w:val="goog_rdk_971"/>
      </w:sdtPr>
      <w:sdtContent>
        <w:p w:rsidR="00000000" w:rsidDel="00000000" w:rsidP="00000000" w:rsidRDefault="00000000" w:rsidRPr="00000000" w14:paraId="0000013A">
          <w:pPr>
            <w:numPr>
              <w:ilvl w:val="1"/>
              <w:numId w:val="6"/>
            </w:numPr>
            <w:ind w:left="502" w:hanging="360"/>
            <w:rPr>
              <w:ins w:author="Abinaya Saravanan" w:id="52" w:date="2026-09-23T05:19:35Z"/>
            </w:rPr>
          </w:pPr>
          <w:sdt>
            <w:sdtPr>
              <w:id w:val="-1456672435"/>
              <w:tag w:val="goog_rdk_969"/>
            </w:sdtPr>
            <w:sdtContent>
              <w:ins w:author="Abinaya Saravanan" w:id="52" w:date="2026-09-23T05:19:35Z"/>
              <w:sdt>
                <w:sdtPr>
                  <w:id w:val="1947077653"/>
                  <w:tag w:val="goog_rdk_970"/>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except Exception as e:</w:t>
                    </w:r>
                  </w:ins>
                </w:sdtContent>
              </w:sdt>
              <w:ins w:author="Abinaya Saravanan" w:id="52" w:date="2026-09-23T05:19:35Z"/>
            </w:sdtContent>
          </w:sdt>
        </w:p>
      </w:sdtContent>
    </w:sdt>
    <w:sdt>
      <w:sdtPr>
        <w:id w:val="-1120460397"/>
        <w:tag w:val="goog_rdk_974"/>
      </w:sdtPr>
      <w:sdtContent>
        <w:p w:rsidR="00000000" w:rsidDel="00000000" w:rsidP="00000000" w:rsidRDefault="00000000" w:rsidRPr="00000000" w14:paraId="0000013B">
          <w:pPr>
            <w:numPr>
              <w:ilvl w:val="1"/>
              <w:numId w:val="6"/>
            </w:numPr>
            <w:ind w:left="502" w:hanging="360"/>
            <w:rPr>
              <w:ins w:author="Abinaya Saravanan" w:id="52" w:date="2026-09-23T05:19:35Z"/>
            </w:rPr>
          </w:pPr>
          <w:sdt>
            <w:sdtPr>
              <w:id w:val="-1413304871"/>
              <w:tag w:val="goog_rdk_972"/>
            </w:sdtPr>
            <w:sdtContent>
              <w:ins w:author="Abinaya Saravanan" w:id="52" w:date="2026-09-23T05:19:35Z"/>
              <w:sdt>
                <w:sdtPr>
                  <w:id w:val="371583335"/>
                  <w:tag w:val="goog_rdk_973"/>
                </w:sdtPr>
                <w:sdtContent>
                  <w:ins w:author="Abinaya Saravanan" w:id="52" w:date="2026-09-23T05:19:35Z">
                    <w:r w:rsidDel="00000000" w:rsidR="00000000" w:rsidRPr="00000000">
                      <w:rPr>
                        <w:rtl w:val="0"/>
                        <w:rPrChange w:author="Abinaya Saravanan" w:id="53" w:date="2026-09-23T05:19:35Z">
                          <w:rPr>
                            <w:rFonts w:ascii="Cambria" w:cs="Cambria" w:eastAsia="Cambria" w:hAnsi="Cambria"/>
                            <w:b w:val="0"/>
                            <w:bCs w:val="0"/>
                            <w:color w:val="000000"/>
                            <w:sz w:val="22"/>
                            <w:szCs w:val="22"/>
                          </w:rPr>
                        </w:rPrChange>
                      </w:rPr>
                      <w:t xml:space="preserve">        return f"Error in Summary: {e}"</w:t>
                    </w:r>
                  </w:ins>
                </w:sdtContent>
              </w:sdt>
              <w:ins w:author="Abinaya Saravanan" w:id="52" w:date="2026-09-23T05:19:35Z"/>
            </w:sdtContent>
          </w:sdt>
        </w:p>
      </w:sdtContent>
    </w:sdt>
    <w:sdt>
      <w:sdtPr>
        <w:id w:val="-277770918"/>
        <w:tag w:val="goog_rdk_978"/>
      </w:sdtPr>
      <w:sdtContent>
        <w:p w:rsidR="00000000" w:rsidDel="00000000" w:rsidP="00000000" w:rsidRDefault="00000000" w:rsidRPr="00000000" w14:paraId="0000013C">
          <w:pPr>
            <w:numPr>
              <w:ilvl w:val="1"/>
              <w:numId w:val="6"/>
            </w:numPr>
            <w:ind w:left="502" w:hanging="360"/>
            <w:rPr>
              <w:ins w:author="Rossi Rossi" w:id="28" w:date="2026-09-22T06:56:59Z"/>
            </w:rPr>
            <w:pPrChange w:author="Abinaya Saravanan" w:id="0" w:date="2026-09-23T05:19:35Z">
              <w:pPr>
                <w:numPr>
                  <w:ilvl w:val="1"/>
                  <w:numId w:val="6"/>
                </w:numPr>
                <w:ind w:left="502" w:hanging="360"/>
              </w:pPr>
            </w:pPrChange>
          </w:pPr>
          <w:sdt>
            <w:sdtPr>
              <w:id w:val="2019012477"/>
              <w:tag w:val="goog_rdk_976"/>
            </w:sdtPr>
            <w:sdtContent>
              <w:ins w:author="Rossi Rossi" w:id="28" w:date="2026-09-22T06:56:59Z"/>
              <w:sdt>
                <w:sdtPr>
                  <w:id w:val="1358833006"/>
                  <w:tag w:val="goog_rdk_97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61838065"/>
        <w:tag w:val="goog_rdk_981"/>
      </w:sdtPr>
      <w:sdtContent>
        <w:p w:rsidR="00000000" w:rsidDel="00000000" w:rsidP="00000000" w:rsidRDefault="00000000" w:rsidRPr="00000000" w14:paraId="0000013D">
          <w:pPr>
            <w:numPr>
              <w:ilvl w:val="1"/>
              <w:numId w:val="6"/>
            </w:numPr>
            <w:ind w:left="502" w:hanging="360"/>
            <w:rPr>
              <w:ins w:author="Rossi Rossi" w:id="28" w:date="2026-09-22T06:56:59Z"/>
            </w:rPr>
          </w:pPr>
          <w:sdt>
            <w:sdtPr>
              <w:id w:val="-941367946"/>
              <w:tag w:val="goog_rdk_979"/>
            </w:sdtPr>
            <w:sdtContent>
              <w:ins w:author="Rossi Rossi" w:id="28" w:date="2026-09-22T06:56:59Z"/>
              <w:sdt>
                <w:sdtPr>
                  <w:id w:val="-1842748991"/>
                  <w:tag w:val="goog_rdk_9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Apply request origin restrictions</w:t>
                    </w:r>
                  </w:ins>
                </w:sdtContent>
              </w:sdt>
              <w:ins w:author="Rossi Rossi" w:id="28" w:date="2026-09-22T06:56:59Z"/>
            </w:sdtContent>
          </w:sdt>
        </w:p>
      </w:sdtContent>
    </w:sdt>
    <w:sdt>
      <w:sdtPr>
        <w:id w:val="1490416303"/>
        <w:tag w:val="goog_rdk_984"/>
      </w:sdtPr>
      <w:sdtContent>
        <w:p w:rsidR="00000000" w:rsidDel="00000000" w:rsidP="00000000" w:rsidRDefault="00000000" w:rsidRPr="00000000" w14:paraId="0000013E">
          <w:pPr>
            <w:numPr>
              <w:ilvl w:val="1"/>
              <w:numId w:val="6"/>
            </w:numPr>
            <w:ind w:left="502" w:hanging="360"/>
            <w:rPr>
              <w:ins w:author="Rossi Rossi" w:id="28" w:date="2026-09-22T06:56:59Z"/>
            </w:rPr>
          </w:pPr>
          <w:sdt>
            <w:sdtPr>
              <w:id w:val="490130286"/>
              <w:tag w:val="goog_rdk_982"/>
            </w:sdtPr>
            <w:sdtContent>
              <w:ins w:author="Rossi Rossi" w:id="28" w:date="2026-09-22T06:56:59Z"/>
              <w:sdt>
                <w:sdtPr>
                  <w:id w:val="-761109423"/>
                  <w:tag w:val="goog_rdk_98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19880625"/>
        <w:tag w:val="goog_rdk_987"/>
      </w:sdtPr>
      <w:sdtContent>
        <w:p w:rsidR="00000000" w:rsidDel="00000000" w:rsidP="00000000" w:rsidRDefault="00000000" w:rsidRPr="00000000" w14:paraId="0000013F">
          <w:pPr>
            <w:numPr>
              <w:ilvl w:val="1"/>
              <w:numId w:val="6"/>
            </w:numPr>
            <w:ind w:left="502" w:hanging="360"/>
            <w:rPr>
              <w:ins w:author="Rossi Rossi" w:id="28" w:date="2026-09-22T06:56:59Z"/>
            </w:rPr>
          </w:pPr>
          <w:sdt>
            <w:sdtPr>
              <w:id w:val="73880730"/>
              <w:tag w:val="goog_rdk_985"/>
            </w:sdtPr>
            <w:sdtContent>
              <w:ins w:author="Rossi Rossi" w:id="28" w:date="2026-09-22T06:56:59Z"/>
              <w:sdt>
                <w:sdtPr>
                  <w:id w:val="-1198113296"/>
                  <w:tag w:val="goog_rdk_9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Origin restrictions limit which IP addresses, websites, or applications can use</w:t>
                    </w:r>
                  </w:ins>
                </w:sdtContent>
              </w:sdt>
              <w:ins w:author="Rossi Rossi" w:id="28" w:date="2026-09-22T06:56:59Z"/>
            </w:sdtContent>
          </w:sdt>
        </w:p>
      </w:sdtContent>
    </w:sdt>
    <w:sdt>
      <w:sdtPr>
        <w:id w:val="-1843002884"/>
        <w:tag w:val="goog_rdk_990"/>
      </w:sdtPr>
      <w:sdtContent>
        <w:p w:rsidR="00000000" w:rsidDel="00000000" w:rsidP="00000000" w:rsidRDefault="00000000" w:rsidRPr="00000000" w14:paraId="00000140">
          <w:pPr>
            <w:numPr>
              <w:ilvl w:val="1"/>
              <w:numId w:val="6"/>
            </w:numPr>
            <w:ind w:left="502" w:hanging="360"/>
            <w:rPr>
              <w:ins w:author="Rossi Rossi" w:id="28" w:date="2026-09-22T06:56:59Z"/>
            </w:rPr>
          </w:pPr>
          <w:sdt>
            <w:sdtPr>
              <w:id w:val="-437235070"/>
              <w:tag w:val="goog_rdk_988"/>
            </w:sdtPr>
            <w:sdtContent>
              <w:ins w:author="Rossi Rossi" w:id="28" w:date="2026-09-22T06:56:59Z"/>
              <w:sdt>
                <w:sdtPr>
                  <w:id w:val="44216455"/>
                  <w:tag w:val="goog_rdk_9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your key.</w:t>
                    </w:r>
                  </w:ins>
                </w:sdtContent>
              </w:sdt>
              <w:ins w:author="Rossi Rossi" w:id="28" w:date="2026-09-22T06:56:59Z"/>
            </w:sdtContent>
          </w:sdt>
        </w:p>
      </w:sdtContent>
    </w:sdt>
    <w:sdt>
      <w:sdtPr>
        <w:id w:val="-736733567"/>
        <w:tag w:val="goog_rdk_993"/>
      </w:sdtPr>
      <w:sdtContent>
        <w:p w:rsidR="00000000" w:rsidDel="00000000" w:rsidP="00000000" w:rsidRDefault="00000000" w:rsidRPr="00000000" w14:paraId="00000141">
          <w:pPr>
            <w:numPr>
              <w:ilvl w:val="1"/>
              <w:numId w:val="6"/>
            </w:numPr>
            <w:ind w:left="502" w:hanging="360"/>
            <w:rPr>
              <w:ins w:author="Rossi Rossi" w:id="28" w:date="2026-09-22T06:56:59Z"/>
            </w:rPr>
          </w:pPr>
          <w:sdt>
            <w:sdtPr>
              <w:id w:val="-298915981"/>
              <w:tag w:val="goog_rdk_991"/>
            </w:sdtPr>
            <w:sdtContent>
              <w:ins w:author="Rossi Rossi" w:id="28" w:date="2026-09-22T06:56:59Z"/>
              <w:sdt>
                <w:sdtPr>
                  <w:id w:val="1502166607"/>
                  <w:tag w:val="goog_rdk_99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83699538"/>
        <w:tag w:val="goog_rdk_996"/>
      </w:sdtPr>
      <w:sdtContent>
        <w:p w:rsidR="00000000" w:rsidDel="00000000" w:rsidP="00000000" w:rsidRDefault="00000000" w:rsidRPr="00000000" w14:paraId="00000142">
          <w:pPr>
            <w:numPr>
              <w:ilvl w:val="1"/>
              <w:numId w:val="6"/>
            </w:numPr>
            <w:ind w:left="502" w:hanging="360"/>
            <w:rPr>
              <w:ins w:author="Rossi Rossi" w:id="28" w:date="2026-09-22T06:56:59Z"/>
            </w:rPr>
          </w:pPr>
          <w:sdt>
            <w:sdtPr>
              <w:id w:val="-1720739976"/>
              <w:tag w:val="goog_rdk_994"/>
            </w:sdtPr>
            <w:sdtContent>
              <w:ins w:author="Rossi Rossi" w:id="28" w:date="2026-09-22T06:56:59Z"/>
              <w:sdt>
                <w:sdtPr>
                  <w:id w:val="882411188"/>
                  <w:tag w:val="goog_rdk_9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the [Google Cloud Console Credentials page](https://console.cloud.google.com/apis/credentials).</w:t>
                    </w:r>
                  </w:ins>
                </w:sdtContent>
              </w:sdt>
              <w:ins w:author="Rossi Rossi" w:id="28" w:date="2026-09-22T06:56:59Z"/>
            </w:sdtContent>
          </w:sdt>
        </w:p>
      </w:sdtContent>
    </w:sdt>
    <w:sdt>
      <w:sdtPr>
        <w:id w:val="-1442007782"/>
        <w:tag w:val="goog_rdk_999"/>
      </w:sdtPr>
      <w:sdtContent>
        <w:p w:rsidR="00000000" w:rsidDel="00000000" w:rsidP="00000000" w:rsidRDefault="00000000" w:rsidRPr="00000000" w14:paraId="00000143">
          <w:pPr>
            <w:numPr>
              <w:ilvl w:val="1"/>
              <w:numId w:val="6"/>
            </w:numPr>
            <w:ind w:left="502" w:hanging="360"/>
            <w:rPr>
              <w:ins w:author="Rossi Rossi" w:id="28" w:date="2026-09-22T06:56:59Z"/>
            </w:rPr>
          </w:pPr>
          <w:sdt>
            <w:sdtPr>
              <w:id w:val="966014301"/>
              <w:tag w:val="goog_rdk_997"/>
            </w:sdtPr>
            <w:sdtContent>
              <w:ins w:author="Rossi Rossi" w:id="28" w:date="2026-09-22T06:56:59Z"/>
              <w:sdt>
                <w:sdtPr>
                  <w:id w:val="367162911"/>
                  <w:tag w:val="goog_rdk_9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Select your project, and click the name of the API key you want to restrict.</w:t>
                    </w:r>
                  </w:ins>
                </w:sdtContent>
              </w:sdt>
              <w:ins w:author="Rossi Rossi" w:id="28" w:date="2026-09-22T06:56:59Z"/>
            </w:sdtContent>
          </w:sdt>
        </w:p>
      </w:sdtContent>
    </w:sdt>
    <w:sdt>
      <w:sdtPr>
        <w:id w:val="764443043"/>
        <w:tag w:val="goog_rdk_1002"/>
      </w:sdtPr>
      <w:sdtContent>
        <w:p w:rsidR="00000000" w:rsidDel="00000000" w:rsidP="00000000" w:rsidRDefault="00000000" w:rsidRPr="00000000" w14:paraId="00000144">
          <w:pPr>
            <w:numPr>
              <w:ilvl w:val="1"/>
              <w:numId w:val="6"/>
            </w:numPr>
            <w:ind w:left="502" w:hanging="360"/>
            <w:rPr>
              <w:ins w:author="Rossi Rossi" w:id="28" w:date="2026-09-22T06:56:59Z"/>
            </w:rPr>
          </w:pPr>
          <w:sdt>
            <w:sdtPr>
              <w:id w:val="-1583572178"/>
              <w:tag w:val="goog_rdk_1000"/>
            </w:sdtPr>
            <w:sdtContent>
              <w:ins w:author="Rossi Rossi" w:id="28" w:date="2026-09-22T06:56:59Z"/>
              <w:sdt>
                <w:sdtPr>
                  <w:id w:val="748274731"/>
                  <w:tag w:val="goog_rdk_100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**Application restrictions** , select **IP addresses** (or the appropriate restriction type for your environment).</w:t>
                    </w:r>
                  </w:ins>
                </w:sdtContent>
              </w:sdt>
              <w:ins w:author="Rossi Rossi" w:id="28" w:date="2026-09-22T06:56:59Z"/>
            </w:sdtContent>
          </w:sdt>
        </w:p>
      </w:sdtContent>
    </w:sdt>
    <w:sdt>
      <w:sdtPr>
        <w:id w:val="-1984200167"/>
        <w:tag w:val="goog_rdk_1005"/>
      </w:sdtPr>
      <w:sdtContent>
        <w:p w:rsidR="00000000" w:rsidDel="00000000" w:rsidP="00000000" w:rsidRDefault="00000000" w:rsidRPr="00000000" w14:paraId="00000145">
          <w:pPr>
            <w:numPr>
              <w:ilvl w:val="1"/>
              <w:numId w:val="6"/>
            </w:numPr>
            <w:ind w:left="502" w:hanging="360"/>
            <w:rPr>
              <w:ins w:author="Rossi Rossi" w:id="28" w:date="2026-09-22T06:56:59Z"/>
            </w:rPr>
          </w:pPr>
          <w:sdt>
            <w:sdtPr>
              <w:id w:val="-1566820987"/>
              <w:tag w:val="goog_rdk_1003"/>
            </w:sdtPr>
            <w:sdtContent>
              <w:ins w:author="Rossi Rossi" w:id="28" w:date="2026-09-22T06:56:59Z"/>
              <w:sdt>
                <w:sdtPr>
                  <w:id w:val="489734577"/>
                  <w:tag w:val="goog_rdk_100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Specify the allowed IP addresses or ranges, then click **Save**.</w:t>
                    </w:r>
                  </w:ins>
                </w:sdtContent>
              </w:sdt>
              <w:ins w:author="Rossi Rossi" w:id="28" w:date="2026-09-22T06:56:59Z"/>
            </w:sdtContent>
          </w:sdt>
        </w:p>
      </w:sdtContent>
    </w:sdt>
    <w:sdt>
      <w:sdtPr>
        <w:id w:val="-1216641520"/>
        <w:tag w:val="goog_rdk_1009"/>
      </w:sdtPr>
      <w:sdtContent>
        <w:p w:rsidR="00000000" w:rsidDel="00000000" w:rsidP="00000000" w:rsidRDefault="00000000" w:rsidRPr="00000000" w14:paraId="00000146">
          <w:pPr>
            <w:numPr>
              <w:ilvl w:val="1"/>
              <w:numId w:val="6"/>
            </w:numPr>
            <w:ind w:left="502" w:hanging="360"/>
            <w:rPr>
              <w:ins w:author="Abinaya Saravanan" w:id="54" w:date="2026-09-23T05:20:05Z"/>
            </w:rPr>
          </w:pPr>
          <w:sdt>
            <w:sdtPr>
              <w:id w:val="1209235492"/>
              <w:tag w:val="goog_rdk_1007"/>
            </w:sdtPr>
            <w:sdtContent>
              <w:ins w:author="Abinaya Saravanan" w:id="54" w:date="2026-09-23T05:20:05Z"/>
              <w:sdt>
                <w:sdtPr>
                  <w:id w:val="1178204699"/>
                  <w:tag w:val="goog_rdk_1008"/>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import google.generativeai as genai</w:t>
                    </w:r>
                  </w:ins>
                </w:sdtContent>
              </w:sdt>
              <w:ins w:author="Abinaya Saravanan" w:id="54" w:date="2026-09-23T05:20:05Z"/>
            </w:sdtContent>
          </w:sdt>
        </w:p>
      </w:sdtContent>
    </w:sdt>
    <w:sdt>
      <w:sdtPr>
        <w:id w:val="117518477"/>
        <w:tag w:val="goog_rdk_1012"/>
      </w:sdtPr>
      <w:sdtContent>
        <w:p w:rsidR="00000000" w:rsidDel="00000000" w:rsidP="00000000" w:rsidRDefault="00000000" w:rsidRPr="00000000" w14:paraId="00000147">
          <w:pPr>
            <w:numPr>
              <w:ilvl w:val="1"/>
              <w:numId w:val="6"/>
            </w:numPr>
            <w:ind w:left="502" w:hanging="360"/>
            <w:rPr>
              <w:ins w:author="Abinaya Saravanan" w:id="54" w:date="2026-09-23T05:20:05Z"/>
            </w:rPr>
          </w:pPr>
          <w:sdt>
            <w:sdtPr>
              <w:id w:val="1763120908"/>
              <w:tag w:val="goog_rdk_1010"/>
            </w:sdtPr>
            <w:sdtContent>
              <w:ins w:author="Abinaya Saravanan" w:id="54" w:date="2026-09-23T05:20:05Z"/>
              <w:sdt>
                <w:sdtPr>
                  <w:id w:val="-745068049"/>
                  <w:tag w:val="goog_rdk_1011"/>
                </w:sdtPr>
                <w:sdtContent>
                  <w:ins w:author="Abinaya Saravanan" w:id="54" w:date="2026-09-23T05:20:05Z">
                    <w:r w:rsidDel="00000000" w:rsidR="00000000" w:rsidRPr="00000000">
                      <w:rPr>
                        <w:rtl w:val="0"/>
                      </w:rPr>
                    </w:r>
                  </w:ins>
                </w:sdtContent>
              </w:sdt>
              <w:ins w:author="Abinaya Saravanan" w:id="54" w:date="2026-09-23T05:20:05Z"/>
            </w:sdtContent>
          </w:sdt>
        </w:p>
      </w:sdtContent>
    </w:sdt>
    <w:sdt>
      <w:sdtPr>
        <w:id w:val="-1932608275"/>
        <w:tag w:val="goog_rdk_1015"/>
      </w:sdtPr>
      <w:sdtContent>
        <w:p w:rsidR="00000000" w:rsidDel="00000000" w:rsidP="00000000" w:rsidRDefault="00000000" w:rsidRPr="00000000" w14:paraId="00000148">
          <w:pPr>
            <w:numPr>
              <w:ilvl w:val="1"/>
              <w:numId w:val="6"/>
            </w:numPr>
            <w:ind w:left="502" w:hanging="360"/>
            <w:rPr>
              <w:ins w:author="Abinaya Saravanan" w:id="54" w:date="2026-09-23T05:20:05Z"/>
            </w:rPr>
          </w:pPr>
          <w:sdt>
            <w:sdtPr>
              <w:id w:val="-755453061"/>
              <w:tag w:val="goog_rdk_1013"/>
            </w:sdtPr>
            <w:sdtContent>
              <w:ins w:author="Abinaya Saravanan" w:id="54" w:date="2026-09-23T05:20:05Z"/>
              <w:sdt>
                <w:sdtPr>
                  <w:id w:val="723639678"/>
                  <w:tag w:val="goog_rdk_1014"/>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def summarize_text(text: str) -&gt; str:</w:t>
                    </w:r>
                  </w:ins>
                </w:sdtContent>
              </w:sdt>
              <w:ins w:author="Abinaya Saravanan" w:id="54" w:date="2026-09-23T05:20:05Z"/>
            </w:sdtContent>
          </w:sdt>
        </w:p>
      </w:sdtContent>
    </w:sdt>
    <w:sdt>
      <w:sdtPr>
        <w:id w:val="1574502722"/>
        <w:tag w:val="goog_rdk_1018"/>
      </w:sdtPr>
      <w:sdtContent>
        <w:p w:rsidR="00000000" w:rsidDel="00000000" w:rsidP="00000000" w:rsidRDefault="00000000" w:rsidRPr="00000000" w14:paraId="00000149">
          <w:pPr>
            <w:numPr>
              <w:ilvl w:val="1"/>
              <w:numId w:val="6"/>
            </w:numPr>
            <w:ind w:left="502" w:hanging="360"/>
            <w:rPr>
              <w:ins w:author="Abinaya Saravanan" w:id="54" w:date="2026-09-23T05:20:05Z"/>
            </w:rPr>
          </w:pPr>
          <w:sdt>
            <w:sdtPr>
              <w:id w:val="-612018914"/>
              <w:tag w:val="goog_rdk_1016"/>
            </w:sdtPr>
            <w:sdtContent>
              <w:ins w:author="Abinaya Saravanan" w:id="54" w:date="2026-09-23T05:20:05Z"/>
              <w:sdt>
                <w:sdtPr>
                  <w:id w:val="2011310928"/>
                  <w:tag w:val="goog_rdk_1017"/>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try:</w:t>
                    </w:r>
                  </w:ins>
                </w:sdtContent>
              </w:sdt>
              <w:ins w:author="Abinaya Saravanan" w:id="54" w:date="2026-09-23T05:20:05Z"/>
            </w:sdtContent>
          </w:sdt>
        </w:p>
      </w:sdtContent>
    </w:sdt>
    <w:sdt>
      <w:sdtPr>
        <w:id w:val="814134793"/>
        <w:tag w:val="goog_rdk_1021"/>
      </w:sdtPr>
      <w:sdtContent>
        <w:p w:rsidR="00000000" w:rsidDel="00000000" w:rsidP="00000000" w:rsidRDefault="00000000" w:rsidRPr="00000000" w14:paraId="0000014A">
          <w:pPr>
            <w:numPr>
              <w:ilvl w:val="1"/>
              <w:numId w:val="6"/>
            </w:numPr>
            <w:ind w:left="502" w:hanging="360"/>
            <w:rPr>
              <w:ins w:author="Abinaya Saravanan" w:id="54" w:date="2026-09-23T05:20:05Z"/>
            </w:rPr>
          </w:pPr>
          <w:sdt>
            <w:sdtPr>
              <w:id w:val="1178949417"/>
              <w:tag w:val="goog_rdk_1019"/>
            </w:sdtPr>
            <w:sdtContent>
              <w:ins w:author="Abinaya Saravanan" w:id="54" w:date="2026-09-23T05:20:05Z"/>
              <w:sdt>
                <w:sdtPr>
                  <w:id w:val="258579561"/>
                  <w:tag w:val="goog_rdk_1020"/>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54" w:date="2026-09-23T05:20:05Z"/>
            </w:sdtContent>
          </w:sdt>
        </w:p>
      </w:sdtContent>
    </w:sdt>
    <w:sdt>
      <w:sdtPr>
        <w:id w:val="-407392513"/>
        <w:tag w:val="goog_rdk_1024"/>
      </w:sdtPr>
      <w:sdtContent>
        <w:p w:rsidR="00000000" w:rsidDel="00000000" w:rsidP="00000000" w:rsidRDefault="00000000" w:rsidRPr="00000000" w14:paraId="0000014B">
          <w:pPr>
            <w:numPr>
              <w:ilvl w:val="1"/>
              <w:numId w:val="6"/>
            </w:numPr>
            <w:ind w:left="502" w:hanging="360"/>
            <w:rPr>
              <w:ins w:author="Abinaya Saravanan" w:id="54" w:date="2026-09-23T05:20:05Z"/>
            </w:rPr>
          </w:pPr>
          <w:sdt>
            <w:sdtPr>
              <w:id w:val="-1664805883"/>
              <w:tag w:val="goog_rdk_1022"/>
            </w:sdtPr>
            <w:sdtContent>
              <w:ins w:author="Abinaya Saravanan" w:id="54" w:date="2026-09-23T05:20:05Z"/>
              <w:sdt>
                <w:sdtPr>
                  <w:id w:val="-294404443"/>
                  <w:tag w:val="goog_rdk_1023"/>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54" w:date="2026-09-23T05:20:05Z"/>
            </w:sdtContent>
          </w:sdt>
        </w:p>
      </w:sdtContent>
    </w:sdt>
    <w:sdt>
      <w:sdtPr>
        <w:id w:val="-259463723"/>
        <w:tag w:val="goog_rdk_1027"/>
      </w:sdtPr>
      <w:sdtContent>
        <w:p w:rsidR="00000000" w:rsidDel="00000000" w:rsidP="00000000" w:rsidRDefault="00000000" w:rsidRPr="00000000" w14:paraId="0000014C">
          <w:pPr>
            <w:numPr>
              <w:ilvl w:val="1"/>
              <w:numId w:val="6"/>
            </w:numPr>
            <w:ind w:left="502" w:hanging="360"/>
            <w:rPr>
              <w:ins w:author="Abinaya Saravanan" w:id="54" w:date="2026-09-23T05:20:05Z"/>
            </w:rPr>
          </w:pPr>
          <w:sdt>
            <w:sdtPr>
              <w:id w:val="1825891947"/>
              <w:tag w:val="goog_rdk_1025"/>
            </w:sdtPr>
            <w:sdtContent>
              <w:ins w:author="Abinaya Saravanan" w:id="54" w:date="2026-09-23T05:20:05Z"/>
              <w:sdt>
                <w:sdtPr>
                  <w:id w:val="823559694"/>
                  <w:tag w:val="goog_rdk_1026"/>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response = model.generate_content(prompt)</w:t>
                    </w:r>
                  </w:ins>
                </w:sdtContent>
              </w:sdt>
              <w:ins w:author="Abinaya Saravanan" w:id="54" w:date="2026-09-23T05:20:05Z"/>
            </w:sdtContent>
          </w:sdt>
        </w:p>
      </w:sdtContent>
    </w:sdt>
    <w:sdt>
      <w:sdtPr>
        <w:id w:val="530536111"/>
        <w:tag w:val="goog_rdk_1030"/>
      </w:sdtPr>
      <w:sdtContent>
        <w:p w:rsidR="00000000" w:rsidDel="00000000" w:rsidP="00000000" w:rsidRDefault="00000000" w:rsidRPr="00000000" w14:paraId="0000014D">
          <w:pPr>
            <w:numPr>
              <w:ilvl w:val="1"/>
              <w:numId w:val="6"/>
            </w:numPr>
            <w:ind w:left="502" w:hanging="360"/>
            <w:rPr>
              <w:ins w:author="Abinaya Saravanan" w:id="54" w:date="2026-09-23T05:20:05Z"/>
            </w:rPr>
          </w:pPr>
          <w:sdt>
            <w:sdtPr>
              <w:id w:val="1448768907"/>
              <w:tag w:val="goog_rdk_1028"/>
            </w:sdtPr>
            <w:sdtContent>
              <w:ins w:author="Abinaya Saravanan" w:id="54" w:date="2026-09-23T05:20:05Z"/>
              <w:sdt>
                <w:sdtPr>
                  <w:id w:val="1521254864"/>
                  <w:tag w:val="goog_rdk_1029"/>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return response.text.strip()</w:t>
                    </w:r>
                  </w:ins>
                </w:sdtContent>
              </w:sdt>
              <w:ins w:author="Abinaya Saravanan" w:id="54" w:date="2026-09-23T05:20:05Z"/>
            </w:sdtContent>
          </w:sdt>
        </w:p>
      </w:sdtContent>
    </w:sdt>
    <w:sdt>
      <w:sdtPr>
        <w:id w:val="-905730132"/>
        <w:tag w:val="goog_rdk_1033"/>
      </w:sdtPr>
      <w:sdtContent>
        <w:p w:rsidR="00000000" w:rsidDel="00000000" w:rsidP="00000000" w:rsidRDefault="00000000" w:rsidRPr="00000000" w14:paraId="0000014E">
          <w:pPr>
            <w:numPr>
              <w:ilvl w:val="1"/>
              <w:numId w:val="6"/>
            </w:numPr>
            <w:ind w:left="502" w:hanging="360"/>
            <w:rPr>
              <w:ins w:author="Abinaya Saravanan" w:id="54" w:date="2026-09-23T05:20:05Z"/>
            </w:rPr>
          </w:pPr>
          <w:sdt>
            <w:sdtPr>
              <w:id w:val="-1416800912"/>
              <w:tag w:val="goog_rdk_1031"/>
            </w:sdtPr>
            <w:sdtContent>
              <w:ins w:author="Abinaya Saravanan" w:id="54" w:date="2026-09-23T05:20:05Z"/>
              <w:sdt>
                <w:sdtPr>
                  <w:id w:val="-589112315"/>
                  <w:tag w:val="goog_rdk_1032"/>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except Exception as e:</w:t>
                    </w:r>
                  </w:ins>
                </w:sdtContent>
              </w:sdt>
              <w:ins w:author="Abinaya Saravanan" w:id="54" w:date="2026-09-23T05:20:05Z"/>
            </w:sdtContent>
          </w:sdt>
        </w:p>
      </w:sdtContent>
    </w:sdt>
    <w:sdt>
      <w:sdtPr>
        <w:id w:val="-1931958955"/>
        <w:tag w:val="goog_rdk_1036"/>
      </w:sdtPr>
      <w:sdtContent>
        <w:p w:rsidR="00000000" w:rsidDel="00000000" w:rsidP="00000000" w:rsidRDefault="00000000" w:rsidRPr="00000000" w14:paraId="0000014F">
          <w:pPr>
            <w:numPr>
              <w:ilvl w:val="1"/>
              <w:numId w:val="6"/>
            </w:numPr>
            <w:ind w:left="502" w:hanging="360"/>
            <w:rPr>
              <w:ins w:author="Abinaya Saravanan" w:id="54" w:date="2026-09-23T05:20:05Z"/>
            </w:rPr>
          </w:pPr>
          <w:sdt>
            <w:sdtPr>
              <w:id w:val="666432574"/>
              <w:tag w:val="goog_rdk_1034"/>
            </w:sdtPr>
            <w:sdtContent>
              <w:ins w:author="Abinaya Saravanan" w:id="54" w:date="2026-09-23T05:20:05Z"/>
              <w:sdt>
                <w:sdtPr>
                  <w:id w:val="278212244"/>
                  <w:tag w:val="goog_rdk_1035"/>
                </w:sdtPr>
                <w:sdtContent>
                  <w:ins w:author="Abinaya Saravanan" w:id="54" w:date="2026-09-23T05:20:05Z">
                    <w:r w:rsidDel="00000000" w:rsidR="00000000" w:rsidRPr="00000000">
                      <w:rPr>
                        <w:rtl w:val="0"/>
                        <w:rPrChange w:author="Abinaya Saravanan" w:id="55" w:date="2026-09-23T05:20:05Z">
                          <w:rPr>
                            <w:rFonts w:ascii="Cambria" w:cs="Cambria" w:eastAsia="Cambria" w:hAnsi="Cambria"/>
                            <w:b w:val="0"/>
                            <w:bCs w:val="0"/>
                            <w:color w:val="000000"/>
                            <w:sz w:val="22"/>
                            <w:szCs w:val="22"/>
                          </w:rPr>
                        </w:rPrChange>
                      </w:rPr>
                      <w:t xml:space="preserve">        return f"Error in Summary: {e}"</w:t>
                    </w:r>
                  </w:ins>
                </w:sdtContent>
              </w:sdt>
              <w:ins w:author="Abinaya Saravanan" w:id="54" w:date="2026-09-23T05:20:05Z"/>
            </w:sdtContent>
          </w:sdt>
        </w:p>
      </w:sdtContent>
    </w:sdt>
    <w:sdt>
      <w:sdtPr>
        <w:id w:val="1909208002"/>
        <w:tag w:val="goog_rdk_1040"/>
      </w:sdtPr>
      <w:sdtContent>
        <w:p w:rsidR="00000000" w:rsidDel="00000000" w:rsidP="00000000" w:rsidRDefault="00000000" w:rsidRPr="00000000" w14:paraId="00000150">
          <w:pPr>
            <w:numPr>
              <w:ilvl w:val="1"/>
              <w:numId w:val="6"/>
            </w:numPr>
            <w:ind w:left="502" w:hanging="360"/>
            <w:rPr>
              <w:ins w:author="Rossi Rossi" w:id="28" w:date="2026-09-22T06:56:59Z"/>
            </w:rPr>
            <w:pPrChange w:author="Abinaya Saravanan" w:id="0" w:date="2026-09-23T05:20:05Z">
              <w:pPr>
                <w:numPr>
                  <w:ilvl w:val="1"/>
                  <w:numId w:val="6"/>
                </w:numPr>
                <w:ind w:left="502" w:hanging="360"/>
              </w:pPr>
            </w:pPrChange>
          </w:pPr>
          <w:sdt>
            <w:sdtPr>
              <w:id w:val="-1100930069"/>
              <w:tag w:val="goog_rdk_1038"/>
            </w:sdtPr>
            <w:sdtContent>
              <w:ins w:author="Rossi Rossi" w:id="28" w:date="2026-09-22T06:56:59Z"/>
              <w:sdt>
                <w:sdtPr>
                  <w:id w:val="1605975500"/>
                  <w:tag w:val="goog_rdk_103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78315802"/>
        <w:tag w:val="goog_rdk_1043"/>
      </w:sdtPr>
      <w:sdtContent>
        <w:p w:rsidR="00000000" w:rsidDel="00000000" w:rsidP="00000000" w:rsidRDefault="00000000" w:rsidRPr="00000000" w14:paraId="00000151">
          <w:pPr>
            <w:numPr>
              <w:ilvl w:val="1"/>
              <w:numId w:val="6"/>
            </w:numPr>
            <w:ind w:left="502" w:hanging="360"/>
            <w:rPr>
              <w:ins w:author="Rossi Rossi" w:id="28" w:date="2026-09-22T06:56:59Z"/>
            </w:rPr>
          </w:pPr>
          <w:sdt>
            <w:sdtPr>
              <w:id w:val="1746659832"/>
              <w:tag w:val="goog_rdk_1041"/>
            </w:sdtPr>
            <w:sdtContent>
              <w:ins w:author="Rossi Rossi" w:id="28" w:date="2026-09-22T06:56:59Z"/>
              <w:sdt>
                <w:sdtPr>
                  <w:id w:val="649665581"/>
                  <w:tag w:val="goog_rdk_104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Securing unrestricted standard API keys</w:t>
                    </w:r>
                  </w:ins>
                </w:sdtContent>
              </w:sdt>
              <w:ins w:author="Rossi Rossi" w:id="28" w:date="2026-09-22T06:56:59Z"/>
            </w:sdtContent>
          </w:sdt>
        </w:p>
      </w:sdtContent>
    </w:sdt>
    <w:sdt>
      <w:sdtPr>
        <w:id w:val="-699084344"/>
        <w:tag w:val="goog_rdk_1046"/>
      </w:sdtPr>
      <w:sdtContent>
        <w:p w:rsidR="00000000" w:rsidDel="00000000" w:rsidP="00000000" w:rsidRDefault="00000000" w:rsidRPr="00000000" w14:paraId="00000152">
          <w:pPr>
            <w:numPr>
              <w:ilvl w:val="1"/>
              <w:numId w:val="6"/>
            </w:numPr>
            <w:ind w:left="502" w:hanging="360"/>
            <w:rPr>
              <w:ins w:author="Rossi Rossi" w:id="28" w:date="2026-09-22T06:56:59Z"/>
            </w:rPr>
          </w:pPr>
          <w:sdt>
            <w:sdtPr>
              <w:id w:val="-1080855193"/>
              <w:tag w:val="goog_rdk_1044"/>
            </w:sdtPr>
            <w:sdtContent>
              <w:ins w:author="Rossi Rossi" w:id="28" w:date="2026-09-22T06:56:59Z"/>
              <w:sdt>
                <w:sdtPr>
                  <w:id w:val="-1249704652"/>
                  <w:tag w:val="goog_rdk_104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29962620"/>
        <w:tag w:val="goog_rdk_1049"/>
      </w:sdtPr>
      <w:sdtContent>
        <w:p w:rsidR="00000000" w:rsidDel="00000000" w:rsidP="00000000" w:rsidRDefault="00000000" w:rsidRPr="00000000" w14:paraId="00000153">
          <w:pPr>
            <w:numPr>
              <w:ilvl w:val="1"/>
              <w:numId w:val="6"/>
            </w:numPr>
            <w:ind w:left="502" w:hanging="360"/>
            <w:rPr>
              <w:ins w:author="Rossi Rossi" w:id="28" w:date="2026-09-22T06:56:59Z"/>
            </w:rPr>
          </w:pPr>
          <w:sdt>
            <w:sdtPr>
              <w:id w:val="440767420"/>
              <w:tag w:val="goog_rdk_1047"/>
            </w:sdtPr>
            <w:sdtContent>
              <w:ins w:author="Rossi Rossi" w:id="28" w:date="2026-09-22T06:56:59Z"/>
              <w:sdt>
                <w:sdtPr>
                  <w:id w:val="-1062210711"/>
                  <w:tag w:val="goog_rdk_10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To continue using the Gemini API, you must secure any unrestricted keys.</w:t>
                    </w:r>
                  </w:ins>
                </w:sdtContent>
              </w:sdt>
              <w:ins w:author="Rossi Rossi" w:id="28" w:date="2026-09-22T06:56:59Z"/>
            </w:sdtContent>
          </w:sdt>
        </w:p>
      </w:sdtContent>
    </w:sdt>
    <w:sdt>
      <w:sdtPr>
        <w:id w:val="135869661"/>
        <w:tag w:val="goog_rdk_1052"/>
      </w:sdtPr>
      <w:sdtContent>
        <w:p w:rsidR="00000000" w:rsidDel="00000000" w:rsidP="00000000" w:rsidRDefault="00000000" w:rsidRPr="00000000" w14:paraId="00000154">
          <w:pPr>
            <w:numPr>
              <w:ilvl w:val="1"/>
              <w:numId w:val="6"/>
            </w:numPr>
            <w:ind w:left="502" w:hanging="360"/>
            <w:rPr>
              <w:ins w:author="Rossi Rossi" w:id="28" w:date="2026-09-22T06:56:59Z"/>
            </w:rPr>
          </w:pPr>
          <w:sdt>
            <w:sdtPr>
              <w:id w:val="1022807209"/>
              <w:tag w:val="goog_rdk_1050"/>
            </w:sdtPr>
            <w:sdtContent>
              <w:ins w:author="Rossi Rossi" w:id="28" w:date="2026-09-22T06:56:59Z"/>
              <w:sdt>
                <w:sdtPr>
                  <w:id w:val="665563453"/>
                  <w:tag w:val="goog_rdk_105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34298530"/>
        <w:tag w:val="goog_rdk_1055"/>
      </w:sdtPr>
      <w:sdtContent>
        <w:p w:rsidR="00000000" w:rsidDel="00000000" w:rsidP="00000000" w:rsidRDefault="00000000" w:rsidRPr="00000000" w14:paraId="00000155">
          <w:pPr>
            <w:numPr>
              <w:ilvl w:val="1"/>
              <w:numId w:val="6"/>
            </w:numPr>
            <w:ind w:left="502" w:hanging="360"/>
            <w:rPr>
              <w:ins w:author="Rossi Rossi" w:id="28" w:date="2026-09-22T06:56:59Z"/>
            </w:rPr>
          </w:pPr>
          <w:sdt>
            <w:sdtPr>
              <w:id w:val="-1923934520"/>
              <w:tag w:val="goog_rdk_1053"/>
            </w:sdtPr>
            <w:sdtContent>
              <w:ins w:author="Rossi Rossi" w:id="28" w:date="2026-09-22T06:56:59Z"/>
              <w:sdt>
                <w:sdtPr>
                  <w:id w:val="-2036920278"/>
                  <w:tag w:val="goog_rdk_105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Method A: Restrict the key to the Gemini API only (AI Studio)</w:t>
                    </w:r>
                  </w:ins>
                </w:sdtContent>
              </w:sdt>
              <w:ins w:author="Rossi Rossi" w:id="28" w:date="2026-09-22T06:56:59Z"/>
            </w:sdtContent>
          </w:sdt>
        </w:p>
      </w:sdtContent>
    </w:sdt>
    <w:sdt>
      <w:sdtPr>
        <w:id w:val="-1260733859"/>
        <w:tag w:val="goog_rdk_1059"/>
      </w:sdtPr>
      <w:sdtContent>
        <w:p w:rsidR="00000000" w:rsidDel="00000000" w:rsidP="00000000" w:rsidRDefault="00000000" w:rsidRPr="00000000" w14:paraId="00000156">
          <w:pPr>
            <w:numPr>
              <w:ilvl w:val="1"/>
              <w:numId w:val="6"/>
            </w:numPr>
            <w:ind w:left="502" w:hanging="360"/>
            <w:rPr>
              <w:ins w:author="Abinaya Saravanan" w:id="56" w:date="2026-09-23T05:20:30Z"/>
            </w:rPr>
          </w:pPr>
          <w:sdt>
            <w:sdtPr>
              <w:id w:val="-456495281"/>
              <w:tag w:val="goog_rdk_1057"/>
            </w:sdtPr>
            <w:sdtContent>
              <w:ins w:author="Abinaya Saravanan" w:id="56" w:date="2026-09-23T05:20:30Z"/>
              <w:sdt>
                <w:sdtPr>
                  <w:id w:val="-1162044016"/>
                  <w:tag w:val="goog_rdk_1058"/>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import google.generativeai as genai</w:t>
                    </w:r>
                  </w:ins>
                </w:sdtContent>
              </w:sdt>
              <w:ins w:author="Abinaya Saravanan" w:id="56" w:date="2026-09-23T05:20:30Z"/>
            </w:sdtContent>
          </w:sdt>
        </w:p>
      </w:sdtContent>
    </w:sdt>
    <w:sdt>
      <w:sdtPr>
        <w:id w:val="1243269868"/>
        <w:tag w:val="goog_rdk_1062"/>
      </w:sdtPr>
      <w:sdtContent>
        <w:p w:rsidR="00000000" w:rsidDel="00000000" w:rsidP="00000000" w:rsidRDefault="00000000" w:rsidRPr="00000000" w14:paraId="00000157">
          <w:pPr>
            <w:numPr>
              <w:ilvl w:val="1"/>
              <w:numId w:val="6"/>
            </w:numPr>
            <w:ind w:left="502" w:hanging="360"/>
            <w:rPr>
              <w:ins w:author="Abinaya Saravanan" w:id="56" w:date="2026-09-23T05:20:30Z"/>
            </w:rPr>
          </w:pPr>
          <w:sdt>
            <w:sdtPr>
              <w:id w:val="900895101"/>
              <w:tag w:val="goog_rdk_1060"/>
            </w:sdtPr>
            <w:sdtContent>
              <w:ins w:author="Abinaya Saravanan" w:id="56" w:date="2026-09-23T05:20:30Z"/>
              <w:sdt>
                <w:sdtPr>
                  <w:id w:val="41090616"/>
                  <w:tag w:val="goog_rdk_1061"/>
                </w:sdtPr>
                <w:sdtContent>
                  <w:ins w:author="Abinaya Saravanan" w:id="56" w:date="2026-09-23T05:20:30Z">
                    <w:r w:rsidDel="00000000" w:rsidR="00000000" w:rsidRPr="00000000">
                      <w:rPr>
                        <w:rtl w:val="0"/>
                      </w:rPr>
                    </w:r>
                  </w:ins>
                </w:sdtContent>
              </w:sdt>
              <w:ins w:author="Abinaya Saravanan" w:id="56" w:date="2026-09-23T05:20:30Z"/>
            </w:sdtContent>
          </w:sdt>
        </w:p>
      </w:sdtContent>
    </w:sdt>
    <w:sdt>
      <w:sdtPr>
        <w:id w:val="1792372616"/>
        <w:tag w:val="goog_rdk_1065"/>
      </w:sdtPr>
      <w:sdtContent>
        <w:p w:rsidR="00000000" w:rsidDel="00000000" w:rsidP="00000000" w:rsidRDefault="00000000" w:rsidRPr="00000000" w14:paraId="00000158">
          <w:pPr>
            <w:numPr>
              <w:ilvl w:val="1"/>
              <w:numId w:val="6"/>
            </w:numPr>
            <w:ind w:left="502" w:hanging="360"/>
            <w:rPr>
              <w:ins w:author="Abinaya Saravanan" w:id="56" w:date="2026-09-23T05:20:30Z"/>
            </w:rPr>
          </w:pPr>
          <w:sdt>
            <w:sdtPr>
              <w:id w:val="-1627274406"/>
              <w:tag w:val="goog_rdk_1063"/>
            </w:sdtPr>
            <w:sdtContent>
              <w:ins w:author="Abinaya Saravanan" w:id="56" w:date="2026-09-23T05:20:30Z"/>
              <w:sdt>
                <w:sdtPr>
                  <w:id w:val="-1813574177"/>
                  <w:tag w:val="goog_rdk_1064"/>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def summarize_text(text: str) -&gt; str:</w:t>
                    </w:r>
                  </w:ins>
                </w:sdtContent>
              </w:sdt>
              <w:ins w:author="Abinaya Saravanan" w:id="56" w:date="2026-09-23T05:20:30Z"/>
            </w:sdtContent>
          </w:sdt>
        </w:p>
      </w:sdtContent>
    </w:sdt>
    <w:sdt>
      <w:sdtPr>
        <w:id w:val="1710860568"/>
        <w:tag w:val="goog_rdk_1068"/>
      </w:sdtPr>
      <w:sdtContent>
        <w:p w:rsidR="00000000" w:rsidDel="00000000" w:rsidP="00000000" w:rsidRDefault="00000000" w:rsidRPr="00000000" w14:paraId="00000159">
          <w:pPr>
            <w:numPr>
              <w:ilvl w:val="1"/>
              <w:numId w:val="6"/>
            </w:numPr>
            <w:ind w:left="502" w:hanging="360"/>
            <w:rPr>
              <w:ins w:author="Abinaya Saravanan" w:id="56" w:date="2026-09-23T05:20:30Z"/>
            </w:rPr>
          </w:pPr>
          <w:sdt>
            <w:sdtPr>
              <w:id w:val="477057741"/>
              <w:tag w:val="goog_rdk_1066"/>
            </w:sdtPr>
            <w:sdtContent>
              <w:ins w:author="Abinaya Saravanan" w:id="56" w:date="2026-09-23T05:20:30Z"/>
              <w:sdt>
                <w:sdtPr>
                  <w:id w:val="-1548867934"/>
                  <w:tag w:val="goog_rdk_1067"/>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try:</w:t>
                    </w:r>
                  </w:ins>
                </w:sdtContent>
              </w:sdt>
              <w:ins w:author="Abinaya Saravanan" w:id="56" w:date="2026-09-23T05:20:30Z"/>
            </w:sdtContent>
          </w:sdt>
        </w:p>
      </w:sdtContent>
    </w:sdt>
    <w:sdt>
      <w:sdtPr>
        <w:id w:val="1721771044"/>
        <w:tag w:val="goog_rdk_1071"/>
      </w:sdtPr>
      <w:sdtContent>
        <w:p w:rsidR="00000000" w:rsidDel="00000000" w:rsidP="00000000" w:rsidRDefault="00000000" w:rsidRPr="00000000" w14:paraId="0000015A">
          <w:pPr>
            <w:numPr>
              <w:ilvl w:val="1"/>
              <w:numId w:val="6"/>
            </w:numPr>
            <w:ind w:left="502" w:hanging="360"/>
            <w:rPr>
              <w:ins w:author="Abinaya Saravanan" w:id="56" w:date="2026-09-23T05:20:30Z"/>
            </w:rPr>
          </w:pPr>
          <w:sdt>
            <w:sdtPr>
              <w:id w:val="645879161"/>
              <w:tag w:val="goog_rdk_1069"/>
            </w:sdtPr>
            <w:sdtContent>
              <w:ins w:author="Abinaya Saravanan" w:id="56" w:date="2026-09-23T05:20:30Z"/>
              <w:sdt>
                <w:sdtPr>
                  <w:id w:val="1705290649"/>
                  <w:tag w:val="goog_rdk_1070"/>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56" w:date="2026-09-23T05:20:30Z"/>
            </w:sdtContent>
          </w:sdt>
        </w:p>
      </w:sdtContent>
    </w:sdt>
    <w:sdt>
      <w:sdtPr>
        <w:id w:val="-1651991457"/>
        <w:tag w:val="goog_rdk_1074"/>
      </w:sdtPr>
      <w:sdtContent>
        <w:p w:rsidR="00000000" w:rsidDel="00000000" w:rsidP="00000000" w:rsidRDefault="00000000" w:rsidRPr="00000000" w14:paraId="0000015B">
          <w:pPr>
            <w:numPr>
              <w:ilvl w:val="1"/>
              <w:numId w:val="6"/>
            </w:numPr>
            <w:ind w:left="502" w:hanging="360"/>
            <w:rPr>
              <w:ins w:author="Abinaya Saravanan" w:id="56" w:date="2026-09-23T05:20:30Z"/>
            </w:rPr>
          </w:pPr>
          <w:sdt>
            <w:sdtPr>
              <w:id w:val="1997323590"/>
              <w:tag w:val="goog_rdk_1072"/>
            </w:sdtPr>
            <w:sdtContent>
              <w:ins w:author="Abinaya Saravanan" w:id="56" w:date="2026-09-23T05:20:30Z"/>
              <w:sdt>
                <w:sdtPr>
                  <w:id w:val="2121417624"/>
                  <w:tag w:val="goog_rdk_1073"/>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56" w:date="2026-09-23T05:20:30Z"/>
            </w:sdtContent>
          </w:sdt>
        </w:p>
      </w:sdtContent>
    </w:sdt>
    <w:sdt>
      <w:sdtPr>
        <w:id w:val="921767869"/>
        <w:tag w:val="goog_rdk_1077"/>
      </w:sdtPr>
      <w:sdtContent>
        <w:p w:rsidR="00000000" w:rsidDel="00000000" w:rsidP="00000000" w:rsidRDefault="00000000" w:rsidRPr="00000000" w14:paraId="0000015C">
          <w:pPr>
            <w:numPr>
              <w:ilvl w:val="1"/>
              <w:numId w:val="6"/>
            </w:numPr>
            <w:ind w:left="502" w:hanging="360"/>
            <w:rPr>
              <w:ins w:author="Abinaya Saravanan" w:id="56" w:date="2026-09-23T05:20:30Z"/>
            </w:rPr>
          </w:pPr>
          <w:sdt>
            <w:sdtPr>
              <w:id w:val="-477117735"/>
              <w:tag w:val="goog_rdk_1075"/>
            </w:sdtPr>
            <w:sdtContent>
              <w:ins w:author="Abinaya Saravanan" w:id="56" w:date="2026-09-23T05:20:30Z"/>
              <w:sdt>
                <w:sdtPr>
                  <w:id w:val="-1167399850"/>
                  <w:tag w:val="goog_rdk_1076"/>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response = model.generate_content(prompt)</w:t>
                    </w:r>
                  </w:ins>
                </w:sdtContent>
              </w:sdt>
              <w:ins w:author="Abinaya Saravanan" w:id="56" w:date="2026-09-23T05:20:30Z"/>
            </w:sdtContent>
          </w:sdt>
        </w:p>
      </w:sdtContent>
    </w:sdt>
    <w:sdt>
      <w:sdtPr>
        <w:id w:val="-2144288782"/>
        <w:tag w:val="goog_rdk_1080"/>
      </w:sdtPr>
      <w:sdtContent>
        <w:p w:rsidR="00000000" w:rsidDel="00000000" w:rsidP="00000000" w:rsidRDefault="00000000" w:rsidRPr="00000000" w14:paraId="0000015D">
          <w:pPr>
            <w:numPr>
              <w:ilvl w:val="1"/>
              <w:numId w:val="6"/>
            </w:numPr>
            <w:ind w:left="502" w:hanging="360"/>
            <w:rPr>
              <w:ins w:author="Abinaya Saravanan" w:id="56" w:date="2026-09-23T05:20:30Z"/>
            </w:rPr>
          </w:pPr>
          <w:sdt>
            <w:sdtPr>
              <w:id w:val="-1973774449"/>
              <w:tag w:val="goog_rdk_1078"/>
            </w:sdtPr>
            <w:sdtContent>
              <w:ins w:author="Abinaya Saravanan" w:id="56" w:date="2026-09-23T05:20:30Z"/>
              <w:sdt>
                <w:sdtPr>
                  <w:id w:val="1788259507"/>
                  <w:tag w:val="goog_rdk_1079"/>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return response.text.strip()</w:t>
                    </w:r>
                  </w:ins>
                </w:sdtContent>
              </w:sdt>
              <w:ins w:author="Abinaya Saravanan" w:id="56" w:date="2026-09-23T05:20:30Z"/>
            </w:sdtContent>
          </w:sdt>
        </w:p>
      </w:sdtContent>
    </w:sdt>
    <w:sdt>
      <w:sdtPr>
        <w:id w:val="-473889306"/>
        <w:tag w:val="goog_rdk_1083"/>
      </w:sdtPr>
      <w:sdtContent>
        <w:p w:rsidR="00000000" w:rsidDel="00000000" w:rsidP="00000000" w:rsidRDefault="00000000" w:rsidRPr="00000000" w14:paraId="0000015E">
          <w:pPr>
            <w:numPr>
              <w:ilvl w:val="1"/>
              <w:numId w:val="6"/>
            </w:numPr>
            <w:ind w:left="502" w:hanging="360"/>
            <w:rPr>
              <w:ins w:author="Abinaya Saravanan" w:id="56" w:date="2026-09-23T05:20:30Z"/>
            </w:rPr>
          </w:pPr>
          <w:sdt>
            <w:sdtPr>
              <w:id w:val="1028026167"/>
              <w:tag w:val="goog_rdk_1081"/>
            </w:sdtPr>
            <w:sdtContent>
              <w:ins w:author="Abinaya Saravanan" w:id="56" w:date="2026-09-23T05:20:30Z"/>
              <w:sdt>
                <w:sdtPr>
                  <w:id w:val="1474989554"/>
                  <w:tag w:val="goog_rdk_1082"/>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except Exception as e:</w:t>
                    </w:r>
                  </w:ins>
                </w:sdtContent>
              </w:sdt>
              <w:ins w:author="Abinaya Saravanan" w:id="56" w:date="2026-09-23T05:20:30Z"/>
            </w:sdtContent>
          </w:sdt>
        </w:p>
      </w:sdtContent>
    </w:sdt>
    <w:sdt>
      <w:sdtPr>
        <w:id w:val="-845286586"/>
        <w:tag w:val="goog_rdk_1086"/>
      </w:sdtPr>
      <w:sdtContent>
        <w:p w:rsidR="00000000" w:rsidDel="00000000" w:rsidP="00000000" w:rsidRDefault="00000000" w:rsidRPr="00000000" w14:paraId="0000015F">
          <w:pPr>
            <w:numPr>
              <w:ilvl w:val="1"/>
              <w:numId w:val="6"/>
            </w:numPr>
            <w:ind w:left="502" w:hanging="360"/>
            <w:rPr>
              <w:ins w:author="Abinaya Saravanan" w:id="56" w:date="2026-09-23T05:20:30Z"/>
            </w:rPr>
          </w:pPr>
          <w:sdt>
            <w:sdtPr>
              <w:id w:val="696964295"/>
              <w:tag w:val="goog_rdk_1084"/>
            </w:sdtPr>
            <w:sdtContent>
              <w:ins w:author="Abinaya Saravanan" w:id="56" w:date="2026-09-23T05:20:30Z"/>
              <w:sdt>
                <w:sdtPr>
                  <w:id w:val="1945880638"/>
                  <w:tag w:val="goog_rdk_1085"/>
                </w:sdtPr>
                <w:sdtContent>
                  <w:ins w:author="Abinaya Saravanan" w:id="56" w:date="2026-09-23T05:20:30Z">
                    <w:r w:rsidDel="00000000" w:rsidR="00000000" w:rsidRPr="00000000">
                      <w:rPr>
                        <w:rtl w:val="0"/>
                        <w:rPrChange w:author="Abinaya Saravanan" w:id="57" w:date="2026-09-23T05:20:30Z">
                          <w:rPr>
                            <w:rFonts w:ascii="Cambria" w:cs="Cambria" w:eastAsia="Cambria" w:hAnsi="Cambria"/>
                            <w:b w:val="0"/>
                            <w:bCs w:val="0"/>
                            <w:color w:val="000000"/>
                            <w:sz w:val="22"/>
                            <w:szCs w:val="22"/>
                          </w:rPr>
                        </w:rPrChange>
                      </w:rPr>
                      <w:t xml:space="preserve">        return f"Error in Summary: {e}"</w:t>
                    </w:r>
                  </w:ins>
                </w:sdtContent>
              </w:sdt>
              <w:ins w:author="Abinaya Saravanan" w:id="56" w:date="2026-09-23T05:20:30Z"/>
            </w:sdtContent>
          </w:sdt>
        </w:p>
      </w:sdtContent>
    </w:sdt>
    <w:sdt>
      <w:sdtPr>
        <w:id w:val="-1810405939"/>
        <w:tag w:val="goog_rdk_1090"/>
      </w:sdtPr>
      <w:sdtContent>
        <w:p w:rsidR="00000000" w:rsidDel="00000000" w:rsidP="00000000" w:rsidRDefault="00000000" w:rsidRPr="00000000" w14:paraId="00000160">
          <w:pPr>
            <w:numPr>
              <w:ilvl w:val="1"/>
              <w:numId w:val="6"/>
            </w:numPr>
            <w:ind w:left="502" w:hanging="360"/>
            <w:rPr>
              <w:ins w:author="Rossi Rossi" w:id="28" w:date="2026-09-22T06:56:59Z"/>
            </w:rPr>
            <w:pPrChange w:author="Abinaya Saravanan" w:id="0" w:date="2026-09-23T05:20:30Z">
              <w:pPr>
                <w:numPr>
                  <w:ilvl w:val="1"/>
                  <w:numId w:val="6"/>
                </w:numPr>
                <w:ind w:left="502" w:hanging="360"/>
              </w:pPr>
            </w:pPrChange>
          </w:pPr>
          <w:sdt>
            <w:sdtPr>
              <w:id w:val="1303917557"/>
              <w:tag w:val="goog_rdk_1088"/>
            </w:sdtPr>
            <w:sdtContent>
              <w:ins w:author="Rossi Rossi" w:id="28" w:date="2026-09-22T06:56:59Z"/>
              <w:sdt>
                <w:sdtPr>
                  <w:id w:val="-880876227"/>
                  <w:tag w:val="goog_rdk_108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456078927"/>
        <w:tag w:val="goog_rdk_1093"/>
      </w:sdtPr>
      <w:sdtContent>
        <w:p w:rsidR="00000000" w:rsidDel="00000000" w:rsidP="00000000" w:rsidRDefault="00000000" w:rsidRPr="00000000" w14:paraId="00000161">
          <w:pPr>
            <w:numPr>
              <w:ilvl w:val="1"/>
              <w:numId w:val="6"/>
            </w:numPr>
            <w:ind w:left="502" w:hanging="360"/>
            <w:rPr>
              <w:ins w:author="Rossi Rossi" w:id="28" w:date="2026-09-22T06:56:59Z"/>
            </w:rPr>
          </w:pPr>
          <w:sdt>
            <w:sdtPr>
              <w:id w:val="-672310087"/>
              <w:tag w:val="goog_rdk_1091"/>
            </w:sdtPr>
            <w:sdtContent>
              <w:ins w:author="Rossi Rossi" w:id="28" w:date="2026-09-22T06:56:59Z"/>
              <w:sdt>
                <w:sdtPr>
                  <w:id w:val="-1067160491"/>
                  <w:tag w:val="goog_rdk_10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only use the key for the Gemini API, secure it directly in AI Studio:</w:t>
                    </w:r>
                  </w:ins>
                </w:sdtContent>
              </w:sdt>
              <w:ins w:author="Rossi Rossi" w:id="28" w:date="2026-09-22T06:56:59Z"/>
            </w:sdtContent>
          </w:sdt>
        </w:p>
      </w:sdtContent>
    </w:sdt>
    <w:sdt>
      <w:sdtPr>
        <w:id w:val="-658765579"/>
        <w:tag w:val="goog_rdk_1096"/>
      </w:sdtPr>
      <w:sdtContent>
        <w:p w:rsidR="00000000" w:rsidDel="00000000" w:rsidP="00000000" w:rsidRDefault="00000000" w:rsidRPr="00000000" w14:paraId="00000162">
          <w:pPr>
            <w:numPr>
              <w:ilvl w:val="1"/>
              <w:numId w:val="6"/>
            </w:numPr>
            <w:ind w:left="502" w:hanging="360"/>
            <w:rPr>
              <w:ins w:author="Rossi Rossi" w:id="28" w:date="2026-09-22T06:56:59Z"/>
            </w:rPr>
          </w:pPr>
          <w:sdt>
            <w:sdtPr>
              <w:id w:val="1051224825"/>
              <w:tag w:val="goog_rdk_1094"/>
            </w:sdtPr>
            <w:sdtContent>
              <w:ins w:author="Rossi Rossi" w:id="28" w:date="2026-09-22T06:56:59Z"/>
              <w:sdt>
                <w:sdtPr>
                  <w:id w:val="270633200"/>
                  <w:tag w:val="goog_rdk_109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52747167"/>
        <w:tag w:val="goog_rdk_1099"/>
      </w:sdtPr>
      <w:sdtContent>
        <w:p w:rsidR="00000000" w:rsidDel="00000000" w:rsidP="00000000" w:rsidRDefault="00000000" w:rsidRPr="00000000" w14:paraId="00000163">
          <w:pPr>
            <w:numPr>
              <w:ilvl w:val="1"/>
              <w:numId w:val="6"/>
            </w:numPr>
            <w:ind w:left="502" w:hanging="360"/>
            <w:rPr>
              <w:ins w:author="Rossi Rossi" w:id="28" w:date="2026-09-22T06:56:59Z"/>
            </w:rPr>
          </w:pPr>
          <w:sdt>
            <w:sdtPr>
              <w:id w:val="1605951339"/>
              <w:tag w:val="goog_rdk_1097"/>
            </w:sdtPr>
            <w:sdtContent>
              <w:ins w:author="Rossi Rossi" w:id="28" w:date="2026-09-22T06:56:59Z"/>
              <w:sdt>
                <w:sdtPr>
                  <w:id w:val="-443204588"/>
                  <w:tag w:val="goog_rdk_10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On the **API Keys** page in [Google AI Studio](https://aistudio.google.com/api-keys), locate keys marked with the **Unrestricted** label.</w:t>
                    </w:r>
                  </w:ins>
                </w:sdtContent>
              </w:sdt>
              <w:ins w:author="Rossi Rossi" w:id="28" w:date="2026-09-22T06:56:59Z"/>
            </w:sdtContent>
          </w:sdt>
        </w:p>
      </w:sdtContent>
    </w:sdt>
    <w:sdt>
      <w:sdtPr>
        <w:id w:val="713300217"/>
        <w:tag w:val="goog_rdk_1102"/>
      </w:sdtPr>
      <w:sdtContent>
        <w:p w:rsidR="00000000" w:rsidDel="00000000" w:rsidP="00000000" w:rsidRDefault="00000000" w:rsidRPr="00000000" w14:paraId="00000164">
          <w:pPr>
            <w:numPr>
              <w:ilvl w:val="1"/>
              <w:numId w:val="6"/>
            </w:numPr>
            <w:ind w:left="502" w:hanging="360"/>
            <w:rPr>
              <w:ins w:author="Rossi Rossi" w:id="28" w:date="2026-09-22T06:56:59Z"/>
            </w:rPr>
          </w:pPr>
          <w:sdt>
            <w:sdtPr>
              <w:id w:val="-102752996"/>
              <w:tag w:val="goog_rdk_1100"/>
            </w:sdtPr>
            <w:sdtContent>
              <w:ins w:author="Rossi Rossi" w:id="28" w:date="2026-09-22T06:56:59Z"/>
              <w:sdt>
                <w:sdtPr>
                  <w:id w:val="-1657998801"/>
                  <w:tag w:val="goog_rdk_110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Hover over the label and click **Add restrictions** in the dialog.</w:t>
                    </w:r>
                  </w:ins>
                </w:sdtContent>
              </w:sdt>
              <w:ins w:author="Rossi Rossi" w:id="28" w:date="2026-09-22T06:56:59Z"/>
            </w:sdtContent>
          </w:sdt>
        </w:p>
      </w:sdtContent>
    </w:sdt>
    <w:sdt>
      <w:sdtPr>
        <w:id w:val="311805079"/>
        <w:tag w:val="goog_rdk_1105"/>
      </w:sdtPr>
      <w:sdtContent>
        <w:p w:rsidR="00000000" w:rsidDel="00000000" w:rsidP="00000000" w:rsidRDefault="00000000" w:rsidRPr="00000000" w14:paraId="00000165">
          <w:pPr>
            <w:numPr>
              <w:ilvl w:val="1"/>
              <w:numId w:val="6"/>
            </w:numPr>
            <w:ind w:left="502" w:hanging="360"/>
            <w:rPr>
              <w:ins w:author="Rossi Rossi" w:id="28" w:date="2026-09-22T06:56:59Z"/>
            </w:rPr>
          </w:pPr>
          <w:sdt>
            <w:sdtPr>
              <w:id w:val="-847788889"/>
              <w:tag w:val="goog_rdk_1103"/>
            </w:sdtPr>
            <w:sdtContent>
              <w:ins w:author="Rossi Rossi" w:id="28" w:date="2026-09-22T06:56:59Z"/>
              <w:sdt>
                <w:sdtPr>
                  <w:id w:val="-1733779841"/>
                  <w:tag w:val="goog_rdk_110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Select **Restrict to Gemini API only**.</w:t>
                    </w:r>
                  </w:ins>
                </w:sdtContent>
              </w:sdt>
              <w:ins w:author="Rossi Rossi" w:id="28" w:date="2026-09-22T06:56:59Z"/>
            </w:sdtContent>
          </w:sdt>
        </w:p>
      </w:sdtContent>
    </w:sdt>
    <w:sdt>
      <w:sdtPr>
        <w:id w:val="-722706697"/>
        <w:tag w:val="goog_rdk_1108"/>
      </w:sdtPr>
      <w:sdtContent>
        <w:p w:rsidR="00000000" w:rsidDel="00000000" w:rsidP="00000000" w:rsidRDefault="00000000" w:rsidRPr="00000000" w14:paraId="00000166">
          <w:pPr>
            <w:numPr>
              <w:ilvl w:val="1"/>
              <w:numId w:val="6"/>
            </w:numPr>
            <w:ind w:left="502" w:hanging="360"/>
            <w:rPr>
              <w:ins w:author="Rossi Rossi" w:id="28" w:date="2026-09-22T06:56:59Z"/>
            </w:rPr>
          </w:pPr>
          <w:sdt>
            <w:sdtPr>
              <w:id w:val="-1197941423"/>
              <w:tag w:val="goog_rdk_1106"/>
            </w:sdtPr>
            <w:sdtContent>
              <w:ins w:author="Rossi Rossi" w:id="28" w:date="2026-09-22T06:56:59Z"/>
              <w:sdt>
                <w:sdtPr>
                  <w:id w:val="1121200911"/>
                  <w:tag w:val="goog_rdk_110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Click **Restrict key** to confirm.</w:t>
                    </w:r>
                  </w:ins>
                </w:sdtContent>
              </w:sdt>
              <w:ins w:author="Rossi Rossi" w:id="28" w:date="2026-09-22T06:56:59Z"/>
            </w:sdtContent>
          </w:sdt>
        </w:p>
      </w:sdtContent>
    </w:sdt>
    <w:sdt>
      <w:sdtPr>
        <w:id w:val="-1785121643"/>
        <w:tag w:val="goog_rdk_1112"/>
      </w:sdtPr>
      <w:sdtContent>
        <w:p w:rsidR="00000000" w:rsidDel="00000000" w:rsidP="00000000" w:rsidRDefault="00000000" w:rsidRPr="00000000" w14:paraId="00000167">
          <w:pPr>
            <w:numPr>
              <w:ilvl w:val="1"/>
              <w:numId w:val="6"/>
            </w:numPr>
            <w:ind w:left="502" w:hanging="360"/>
            <w:rPr>
              <w:ins w:author="Abinaya Saravanan" w:id="58" w:date="2026-09-23T05:20:57Z"/>
            </w:rPr>
          </w:pPr>
          <w:sdt>
            <w:sdtPr>
              <w:id w:val="781203310"/>
              <w:tag w:val="goog_rdk_1110"/>
            </w:sdtPr>
            <w:sdtContent>
              <w:ins w:author="Abinaya Saravanan" w:id="58" w:date="2026-09-23T05:20:57Z"/>
              <w:sdt>
                <w:sdtPr>
                  <w:id w:val="442302199"/>
                  <w:tag w:val="goog_rdk_1111"/>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import google.generativeai as genai</w:t>
                    </w:r>
                  </w:ins>
                </w:sdtContent>
              </w:sdt>
              <w:ins w:author="Abinaya Saravanan" w:id="58" w:date="2026-09-23T05:20:57Z"/>
            </w:sdtContent>
          </w:sdt>
        </w:p>
      </w:sdtContent>
    </w:sdt>
    <w:sdt>
      <w:sdtPr>
        <w:id w:val="861628015"/>
        <w:tag w:val="goog_rdk_1115"/>
      </w:sdtPr>
      <w:sdtContent>
        <w:p w:rsidR="00000000" w:rsidDel="00000000" w:rsidP="00000000" w:rsidRDefault="00000000" w:rsidRPr="00000000" w14:paraId="00000168">
          <w:pPr>
            <w:numPr>
              <w:ilvl w:val="1"/>
              <w:numId w:val="6"/>
            </w:numPr>
            <w:ind w:left="502" w:hanging="360"/>
            <w:rPr>
              <w:ins w:author="Abinaya Saravanan" w:id="58" w:date="2026-09-23T05:20:57Z"/>
            </w:rPr>
          </w:pPr>
          <w:sdt>
            <w:sdtPr>
              <w:id w:val="-1916524990"/>
              <w:tag w:val="goog_rdk_1113"/>
            </w:sdtPr>
            <w:sdtContent>
              <w:ins w:author="Abinaya Saravanan" w:id="58" w:date="2026-09-23T05:20:57Z"/>
              <w:sdt>
                <w:sdtPr>
                  <w:id w:val="1467692390"/>
                  <w:tag w:val="goog_rdk_1114"/>
                </w:sdtPr>
                <w:sdtContent>
                  <w:ins w:author="Abinaya Saravanan" w:id="58" w:date="2026-09-23T05:20:57Z">
                    <w:r w:rsidDel="00000000" w:rsidR="00000000" w:rsidRPr="00000000">
                      <w:rPr>
                        <w:rtl w:val="0"/>
                      </w:rPr>
                    </w:r>
                  </w:ins>
                </w:sdtContent>
              </w:sdt>
              <w:ins w:author="Abinaya Saravanan" w:id="58" w:date="2026-09-23T05:20:57Z"/>
            </w:sdtContent>
          </w:sdt>
        </w:p>
      </w:sdtContent>
    </w:sdt>
    <w:sdt>
      <w:sdtPr>
        <w:id w:val="325120983"/>
        <w:tag w:val="goog_rdk_1118"/>
      </w:sdtPr>
      <w:sdtContent>
        <w:p w:rsidR="00000000" w:rsidDel="00000000" w:rsidP="00000000" w:rsidRDefault="00000000" w:rsidRPr="00000000" w14:paraId="00000169">
          <w:pPr>
            <w:numPr>
              <w:ilvl w:val="1"/>
              <w:numId w:val="6"/>
            </w:numPr>
            <w:ind w:left="502" w:hanging="360"/>
            <w:rPr>
              <w:ins w:author="Abinaya Saravanan" w:id="58" w:date="2026-09-23T05:20:57Z"/>
            </w:rPr>
          </w:pPr>
          <w:sdt>
            <w:sdtPr>
              <w:id w:val="1980988634"/>
              <w:tag w:val="goog_rdk_1116"/>
            </w:sdtPr>
            <w:sdtContent>
              <w:ins w:author="Abinaya Saravanan" w:id="58" w:date="2026-09-23T05:20:57Z"/>
              <w:sdt>
                <w:sdtPr>
                  <w:id w:val="1079387618"/>
                  <w:tag w:val="goog_rdk_1117"/>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def summarize_text(text: str) -&gt; str:</w:t>
                    </w:r>
                  </w:ins>
                </w:sdtContent>
              </w:sdt>
              <w:ins w:author="Abinaya Saravanan" w:id="58" w:date="2026-09-23T05:20:57Z"/>
            </w:sdtContent>
          </w:sdt>
        </w:p>
      </w:sdtContent>
    </w:sdt>
    <w:sdt>
      <w:sdtPr>
        <w:id w:val="1101256680"/>
        <w:tag w:val="goog_rdk_1121"/>
      </w:sdtPr>
      <w:sdtContent>
        <w:p w:rsidR="00000000" w:rsidDel="00000000" w:rsidP="00000000" w:rsidRDefault="00000000" w:rsidRPr="00000000" w14:paraId="0000016A">
          <w:pPr>
            <w:numPr>
              <w:ilvl w:val="1"/>
              <w:numId w:val="6"/>
            </w:numPr>
            <w:ind w:left="502" w:hanging="360"/>
            <w:rPr>
              <w:ins w:author="Abinaya Saravanan" w:id="58" w:date="2026-09-23T05:20:57Z"/>
            </w:rPr>
          </w:pPr>
          <w:sdt>
            <w:sdtPr>
              <w:id w:val="-1972334405"/>
              <w:tag w:val="goog_rdk_1119"/>
            </w:sdtPr>
            <w:sdtContent>
              <w:ins w:author="Abinaya Saravanan" w:id="58" w:date="2026-09-23T05:20:57Z"/>
              <w:sdt>
                <w:sdtPr>
                  <w:id w:val="675683353"/>
                  <w:tag w:val="goog_rdk_1120"/>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try:</w:t>
                    </w:r>
                  </w:ins>
                </w:sdtContent>
              </w:sdt>
              <w:ins w:author="Abinaya Saravanan" w:id="58" w:date="2026-09-23T05:20:57Z"/>
            </w:sdtContent>
          </w:sdt>
        </w:p>
      </w:sdtContent>
    </w:sdt>
    <w:sdt>
      <w:sdtPr>
        <w:id w:val="-972455128"/>
        <w:tag w:val="goog_rdk_1124"/>
      </w:sdtPr>
      <w:sdtContent>
        <w:p w:rsidR="00000000" w:rsidDel="00000000" w:rsidP="00000000" w:rsidRDefault="00000000" w:rsidRPr="00000000" w14:paraId="0000016B">
          <w:pPr>
            <w:numPr>
              <w:ilvl w:val="1"/>
              <w:numId w:val="6"/>
            </w:numPr>
            <w:ind w:left="502" w:hanging="360"/>
            <w:rPr>
              <w:ins w:author="Abinaya Saravanan" w:id="58" w:date="2026-09-23T05:20:57Z"/>
            </w:rPr>
          </w:pPr>
          <w:sdt>
            <w:sdtPr>
              <w:id w:val="-1444510236"/>
              <w:tag w:val="goog_rdk_1122"/>
            </w:sdtPr>
            <w:sdtContent>
              <w:ins w:author="Abinaya Saravanan" w:id="58" w:date="2026-09-23T05:20:57Z"/>
              <w:sdt>
                <w:sdtPr>
                  <w:id w:val="-1201202285"/>
                  <w:tag w:val="goog_rdk_1123"/>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58" w:date="2026-09-23T05:20:57Z"/>
            </w:sdtContent>
          </w:sdt>
        </w:p>
      </w:sdtContent>
    </w:sdt>
    <w:sdt>
      <w:sdtPr>
        <w:id w:val="-1960331486"/>
        <w:tag w:val="goog_rdk_1127"/>
      </w:sdtPr>
      <w:sdtContent>
        <w:p w:rsidR="00000000" w:rsidDel="00000000" w:rsidP="00000000" w:rsidRDefault="00000000" w:rsidRPr="00000000" w14:paraId="0000016C">
          <w:pPr>
            <w:numPr>
              <w:ilvl w:val="1"/>
              <w:numId w:val="6"/>
            </w:numPr>
            <w:ind w:left="502" w:hanging="360"/>
            <w:rPr>
              <w:ins w:author="Abinaya Saravanan" w:id="58" w:date="2026-09-23T05:20:57Z"/>
            </w:rPr>
          </w:pPr>
          <w:sdt>
            <w:sdtPr>
              <w:id w:val="892640963"/>
              <w:tag w:val="goog_rdk_1125"/>
            </w:sdtPr>
            <w:sdtContent>
              <w:ins w:author="Abinaya Saravanan" w:id="58" w:date="2026-09-23T05:20:57Z"/>
              <w:sdt>
                <w:sdtPr>
                  <w:id w:val="-44232366"/>
                  <w:tag w:val="goog_rdk_1126"/>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58" w:date="2026-09-23T05:20:57Z"/>
            </w:sdtContent>
          </w:sdt>
        </w:p>
      </w:sdtContent>
    </w:sdt>
    <w:sdt>
      <w:sdtPr>
        <w:id w:val="1977233751"/>
        <w:tag w:val="goog_rdk_1130"/>
      </w:sdtPr>
      <w:sdtContent>
        <w:p w:rsidR="00000000" w:rsidDel="00000000" w:rsidP="00000000" w:rsidRDefault="00000000" w:rsidRPr="00000000" w14:paraId="0000016D">
          <w:pPr>
            <w:numPr>
              <w:ilvl w:val="1"/>
              <w:numId w:val="6"/>
            </w:numPr>
            <w:ind w:left="502" w:hanging="360"/>
            <w:rPr>
              <w:ins w:author="Abinaya Saravanan" w:id="58" w:date="2026-09-23T05:20:57Z"/>
            </w:rPr>
          </w:pPr>
          <w:sdt>
            <w:sdtPr>
              <w:id w:val="1444207150"/>
              <w:tag w:val="goog_rdk_1128"/>
            </w:sdtPr>
            <w:sdtContent>
              <w:ins w:author="Abinaya Saravanan" w:id="58" w:date="2026-09-23T05:20:57Z"/>
              <w:sdt>
                <w:sdtPr>
                  <w:id w:val="-713304533"/>
                  <w:tag w:val="goog_rdk_1129"/>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response = model.generate_content(prompt)</w:t>
                    </w:r>
                  </w:ins>
                </w:sdtContent>
              </w:sdt>
              <w:ins w:author="Abinaya Saravanan" w:id="58" w:date="2026-09-23T05:20:57Z"/>
            </w:sdtContent>
          </w:sdt>
        </w:p>
      </w:sdtContent>
    </w:sdt>
    <w:sdt>
      <w:sdtPr>
        <w:id w:val="-1997331214"/>
        <w:tag w:val="goog_rdk_1133"/>
      </w:sdtPr>
      <w:sdtContent>
        <w:p w:rsidR="00000000" w:rsidDel="00000000" w:rsidP="00000000" w:rsidRDefault="00000000" w:rsidRPr="00000000" w14:paraId="0000016E">
          <w:pPr>
            <w:numPr>
              <w:ilvl w:val="1"/>
              <w:numId w:val="6"/>
            </w:numPr>
            <w:ind w:left="502" w:hanging="360"/>
            <w:rPr>
              <w:ins w:author="Abinaya Saravanan" w:id="58" w:date="2026-09-23T05:20:57Z"/>
            </w:rPr>
          </w:pPr>
          <w:sdt>
            <w:sdtPr>
              <w:id w:val="1950867510"/>
              <w:tag w:val="goog_rdk_1131"/>
            </w:sdtPr>
            <w:sdtContent>
              <w:ins w:author="Abinaya Saravanan" w:id="58" w:date="2026-09-23T05:20:57Z"/>
              <w:sdt>
                <w:sdtPr>
                  <w:id w:val="-637730199"/>
                  <w:tag w:val="goog_rdk_1132"/>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return response.text.strip()</w:t>
                    </w:r>
                  </w:ins>
                </w:sdtContent>
              </w:sdt>
              <w:ins w:author="Abinaya Saravanan" w:id="58" w:date="2026-09-23T05:20:57Z"/>
            </w:sdtContent>
          </w:sdt>
        </w:p>
      </w:sdtContent>
    </w:sdt>
    <w:sdt>
      <w:sdtPr>
        <w:id w:val="1334871319"/>
        <w:tag w:val="goog_rdk_1136"/>
      </w:sdtPr>
      <w:sdtContent>
        <w:p w:rsidR="00000000" w:rsidDel="00000000" w:rsidP="00000000" w:rsidRDefault="00000000" w:rsidRPr="00000000" w14:paraId="0000016F">
          <w:pPr>
            <w:numPr>
              <w:ilvl w:val="1"/>
              <w:numId w:val="6"/>
            </w:numPr>
            <w:ind w:left="502" w:hanging="360"/>
            <w:rPr>
              <w:ins w:author="Abinaya Saravanan" w:id="58" w:date="2026-09-23T05:20:57Z"/>
            </w:rPr>
          </w:pPr>
          <w:sdt>
            <w:sdtPr>
              <w:id w:val="-1379908839"/>
              <w:tag w:val="goog_rdk_1134"/>
            </w:sdtPr>
            <w:sdtContent>
              <w:ins w:author="Abinaya Saravanan" w:id="58" w:date="2026-09-23T05:20:57Z"/>
              <w:sdt>
                <w:sdtPr>
                  <w:id w:val="-919761265"/>
                  <w:tag w:val="goog_rdk_1135"/>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except Exception as e:</w:t>
                    </w:r>
                  </w:ins>
                </w:sdtContent>
              </w:sdt>
              <w:ins w:author="Abinaya Saravanan" w:id="58" w:date="2026-09-23T05:20:57Z"/>
            </w:sdtContent>
          </w:sdt>
        </w:p>
      </w:sdtContent>
    </w:sdt>
    <w:sdt>
      <w:sdtPr>
        <w:id w:val="-807395076"/>
        <w:tag w:val="goog_rdk_1139"/>
      </w:sdtPr>
      <w:sdtContent>
        <w:p w:rsidR="00000000" w:rsidDel="00000000" w:rsidP="00000000" w:rsidRDefault="00000000" w:rsidRPr="00000000" w14:paraId="00000170">
          <w:pPr>
            <w:numPr>
              <w:ilvl w:val="1"/>
              <w:numId w:val="6"/>
            </w:numPr>
            <w:ind w:left="502" w:hanging="360"/>
            <w:rPr>
              <w:ins w:author="Abinaya Saravanan" w:id="58" w:date="2026-09-23T05:20:57Z"/>
            </w:rPr>
          </w:pPr>
          <w:sdt>
            <w:sdtPr>
              <w:id w:val="-1199109010"/>
              <w:tag w:val="goog_rdk_1137"/>
            </w:sdtPr>
            <w:sdtContent>
              <w:ins w:author="Abinaya Saravanan" w:id="58" w:date="2026-09-23T05:20:57Z"/>
              <w:sdt>
                <w:sdtPr>
                  <w:id w:val="-1967306801"/>
                  <w:tag w:val="goog_rdk_1138"/>
                </w:sdtPr>
                <w:sdtContent>
                  <w:ins w:author="Abinaya Saravanan" w:id="58" w:date="2026-09-23T05:20:57Z">
                    <w:r w:rsidDel="00000000" w:rsidR="00000000" w:rsidRPr="00000000">
                      <w:rPr>
                        <w:rtl w:val="0"/>
                        <w:rPrChange w:author="Abinaya Saravanan" w:id="59" w:date="2026-09-23T05:20:57Z">
                          <w:rPr>
                            <w:rFonts w:ascii="Cambria" w:cs="Cambria" w:eastAsia="Cambria" w:hAnsi="Cambria"/>
                            <w:b w:val="0"/>
                            <w:bCs w:val="0"/>
                            <w:color w:val="000000"/>
                            <w:sz w:val="22"/>
                            <w:szCs w:val="22"/>
                          </w:rPr>
                        </w:rPrChange>
                      </w:rPr>
                      <w:t xml:space="preserve">        return f"Error in Summary: {e}"</w:t>
                    </w:r>
                  </w:ins>
                </w:sdtContent>
              </w:sdt>
              <w:ins w:author="Abinaya Saravanan" w:id="58" w:date="2026-09-23T05:20:57Z"/>
            </w:sdtContent>
          </w:sdt>
        </w:p>
      </w:sdtContent>
    </w:sdt>
    <w:sdt>
      <w:sdtPr>
        <w:id w:val="-1575955223"/>
        <w:tag w:val="goog_rdk_1143"/>
      </w:sdtPr>
      <w:sdtContent>
        <w:p w:rsidR="00000000" w:rsidDel="00000000" w:rsidP="00000000" w:rsidRDefault="00000000" w:rsidRPr="00000000" w14:paraId="00000171">
          <w:pPr>
            <w:numPr>
              <w:ilvl w:val="1"/>
              <w:numId w:val="6"/>
            </w:numPr>
            <w:ind w:left="502" w:hanging="360"/>
            <w:rPr>
              <w:ins w:author="Rossi Rossi" w:id="28" w:date="2026-09-22T06:56:59Z"/>
            </w:rPr>
            <w:pPrChange w:author="Abinaya Saravanan" w:id="0" w:date="2026-09-23T05:20:57Z">
              <w:pPr>
                <w:numPr>
                  <w:ilvl w:val="1"/>
                  <w:numId w:val="6"/>
                </w:numPr>
                <w:ind w:left="502" w:hanging="360"/>
              </w:pPr>
            </w:pPrChange>
          </w:pPr>
          <w:sdt>
            <w:sdtPr>
              <w:id w:val="580522348"/>
              <w:tag w:val="goog_rdk_1141"/>
            </w:sdtPr>
            <w:sdtContent>
              <w:ins w:author="Rossi Rossi" w:id="28" w:date="2026-09-22T06:56:59Z"/>
              <w:sdt>
                <w:sdtPr>
                  <w:id w:val="365898648"/>
                  <w:tag w:val="goog_rdk_114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04461190"/>
        <w:tag w:val="goog_rdk_1146"/>
      </w:sdtPr>
      <w:sdtContent>
        <w:p w:rsidR="00000000" w:rsidDel="00000000" w:rsidP="00000000" w:rsidRDefault="00000000" w:rsidRPr="00000000" w14:paraId="00000172">
          <w:pPr>
            <w:numPr>
              <w:ilvl w:val="1"/>
              <w:numId w:val="6"/>
            </w:numPr>
            <w:ind w:left="502" w:hanging="360"/>
            <w:rPr>
              <w:ins w:author="Rossi Rossi" w:id="28" w:date="2026-09-22T06:56:59Z"/>
            </w:rPr>
          </w:pPr>
          <w:sdt>
            <w:sdtPr>
              <w:id w:val="1241577069"/>
              <w:tag w:val="goog_rdk_1144"/>
            </w:sdtPr>
            <w:sdtContent>
              <w:ins w:author="Rossi Rossi" w:id="28" w:date="2026-09-22T06:56:59Z"/>
              <w:sdt>
                <w:sdtPr>
                  <w:id w:val="50515879"/>
                  <w:tag w:val="goog_rdk_114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1169601472"/>
        <w:tag w:val="goog_rdk_1149"/>
      </w:sdtPr>
      <w:sdtContent>
        <w:p w:rsidR="00000000" w:rsidDel="00000000" w:rsidP="00000000" w:rsidRDefault="00000000" w:rsidRPr="00000000" w14:paraId="00000173">
          <w:pPr>
            <w:numPr>
              <w:ilvl w:val="1"/>
              <w:numId w:val="6"/>
            </w:numPr>
            <w:ind w:left="502" w:hanging="360"/>
            <w:rPr>
              <w:ins w:author="Rossi Rossi" w:id="28" w:date="2026-09-22T06:56:59Z"/>
            </w:rPr>
          </w:pPr>
          <w:sdt>
            <w:sdtPr>
              <w:id w:val="-240185894"/>
              <w:tag w:val="goog_rdk_1147"/>
            </w:sdtPr>
            <w:sdtContent>
              <w:ins w:author="Rossi Rossi" w:id="28" w:date="2026-09-22T06:56:59Z"/>
              <w:sdt>
                <w:sdtPr>
                  <w:id w:val="-1711098046"/>
                  <w:tag w:val="goog_rdk_11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To restrict an API key, you must have the `apikeys.keys.update` permission on the associated Google Cloud project. This permission is included in roles like **API Keys Admin** or **Editor**.</w:t>
                    </w:r>
                  </w:ins>
                </w:sdtContent>
              </w:sdt>
              <w:ins w:author="Rossi Rossi" w:id="28" w:date="2026-09-22T06:56:59Z"/>
            </w:sdtContent>
          </w:sdt>
        </w:p>
      </w:sdtContent>
    </w:sdt>
    <w:sdt>
      <w:sdtPr>
        <w:id w:val="-1457013945"/>
        <w:tag w:val="goog_rdk_1152"/>
      </w:sdtPr>
      <w:sdtContent>
        <w:p w:rsidR="00000000" w:rsidDel="00000000" w:rsidP="00000000" w:rsidRDefault="00000000" w:rsidRPr="00000000" w14:paraId="00000174">
          <w:pPr>
            <w:numPr>
              <w:ilvl w:val="1"/>
              <w:numId w:val="6"/>
            </w:numPr>
            <w:ind w:left="502" w:hanging="360"/>
            <w:rPr>
              <w:ins w:author="Rossi Rossi" w:id="28" w:date="2026-09-22T06:56:59Z"/>
            </w:rPr>
          </w:pPr>
          <w:sdt>
            <w:sdtPr>
              <w:id w:val="-1554240365"/>
              <w:tag w:val="goog_rdk_1150"/>
            </w:sdtPr>
            <w:sdtContent>
              <w:ins w:author="Rossi Rossi" w:id="28" w:date="2026-09-22T06:56:59Z"/>
              <w:sdt>
                <w:sdtPr>
                  <w:id w:val="645854796"/>
                  <w:tag w:val="goog_rdk_115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64127148"/>
        <w:tag w:val="goog_rdk_1155"/>
      </w:sdtPr>
      <w:sdtContent>
        <w:p w:rsidR="00000000" w:rsidDel="00000000" w:rsidP="00000000" w:rsidRDefault="00000000" w:rsidRPr="00000000" w14:paraId="00000175">
          <w:pPr>
            <w:numPr>
              <w:ilvl w:val="1"/>
              <w:numId w:val="6"/>
            </w:numPr>
            <w:ind w:left="502" w:hanging="360"/>
            <w:rPr>
              <w:ins w:author="Rossi Rossi" w:id="28" w:date="2026-09-22T06:56:59Z"/>
            </w:rPr>
          </w:pPr>
          <w:sdt>
            <w:sdtPr>
              <w:id w:val="-1813420216"/>
              <w:tag w:val="goog_rdk_1153"/>
            </w:sdtPr>
            <w:sdtContent>
              <w:ins w:author="Rossi Rossi" w:id="28" w:date="2026-09-22T06:56:59Z"/>
              <w:sdt>
                <w:sdtPr>
                  <w:id w:val="1746206290"/>
                  <w:tag w:val="goog_rdk_115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Method B: Restrict the key for other services (Google Cloud Console)</w:t>
                    </w:r>
                  </w:ins>
                </w:sdtContent>
              </w:sdt>
              <w:ins w:author="Rossi Rossi" w:id="28" w:date="2026-09-22T06:56:59Z"/>
            </w:sdtContent>
          </w:sdt>
        </w:p>
      </w:sdtContent>
    </w:sdt>
    <w:sdt>
      <w:sdtPr>
        <w:id w:val="189587067"/>
        <w:tag w:val="goog_rdk_1158"/>
      </w:sdtPr>
      <w:sdtContent>
        <w:p w:rsidR="00000000" w:rsidDel="00000000" w:rsidP="00000000" w:rsidRDefault="00000000" w:rsidRPr="00000000" w14:paraId="00000176">
          <w:pPr>
            <w:numPr>
              <w:ilvl w:val="1"/>
              <w:numId w:val="6"/>
            </w:numPr>
            <w:ind w:left="502" w:hanging="360"/>
            <w:rPr>
              <w:ins w:author="Rossi Rossi" w:id="28" w:date="2026-09-22T06:56:59Z"/>
            </w:rPr>
          </w:pPr>
          <w:sdt>
            <w:sdtPr>
              <w:id w:val="988636510"/>
              <w:tag w:val="goog_rdk_1156"/>
            </w:sdtPr>
            <w:sdtContent>
              <w:ins w:author="Rossi Rossi" w:id="28" w:date="2026-09-22T06:56:59Z"/>
              <w:sdt>
                <w:sdtPr>
                  <w:id w:val="639005710"/>
                  <w:tag w:val="goog_rdk_115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71237048"/>
        <w:tag w:val="goog_rdk_1161"/>
      </w:sdtPr>
      <w:sdtContent>
        <w:p w:rsidR="00000000" w:rsidDel="00000000" w:rsidP="00000000" w:rsidRDefault="00000000" w:rsidRPr="00000000" w14:paraId="00000177">
          <w:pPr>
            <w:numPr>
              <w:ilvl w:val="1"/>
              <w:numId w:val="6"/>
            </w:numPr>
            <w:ind w:left="502" w:hanging="360"/>
            <w:rPr>
              <w:ins w:author="Rossi Rossi" w:id="28" w:date="2026-09-22T06:56:59Z"/>
            </w:rPr>
          </w:pPr>
          <w:sdt>
            <w:sdtPr>
              <w:id w:val="1871217571"/>
              <w:tag w:val="goog_rdk_1159"/>
            </w:sdtPr>
            <w:sdtContent>
              <w:ins w:author="Rossi Rossi" w:id="28" w:date="2026-09-22T06:56:59Z"/>
              <w:sdt>
                <w:sdtPr>
                  <w:id w:val="1004820376"/>
                  <w:tag w:val="goog_rdk_116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the key is shared with other Google APIs (not recommended), restrict it in</w:t>
                    </w:r>
                  </w:ins>
                </w:sdtContent>
              </w:sdt>
              <w:ins w:author="Rossi Rossi" w:id="28" w:date="2026-09-22T06:56:59Z"/>
            </w:sdtContent>
          </w:sdt>
        </w:p>
      </w:sdtContent>
    </w:sdt>
    <w:sdt>
      <w:sdtPr>
        <w:id w:val="1492404134"/>
        <w:tag w:val="goog_rdk_1164"/>
      </w:sdtPr>
      <w:sdtContent>
        <w:p w:rsidR="00000000" w:rsidDel="00000000" w:rsidP="00000000" w:rsidRDefault="00000000" w:rsidRPr="00000000" w14:paraId="00000178">
          <w:pPr>
            <w:numPr>
              <w:ilvl w:val="1"/>
              <w:numId w:val="6"/>
            </w:numPr>
            <w:ind w:left="502" w:hanging="360"/>
            <w:rPr>
              <w:ins w:author="Rossi Rossi" w:id="28" w:date="2026-09-22T06:56:59Z"/>
            </w:rPr>
          </w:pPr>
          <w:sdt>
            <w:sdtPr>
              <w:id w:val="1571473079"/>
              <w:tag w:val="goog_rdk_1162"/>
            </w:sdtPr>
            <w:sdtContent>
              <w:ins w:author="Rossi Rossi" w:id="28" w:date="2026-09-22T06:56:59Z"/>
              <w:sdt>
                <w:sdtPr>
                  <w:id w:val="-568821535"/>
                  <w:tag w:val="goog_rdk_11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 Cloud Console. **Note: Gemini API requests using this key will fail after</w:t>
                    </w:r>
                  </w:ins>
                </w:sdtContent>
              </w:sdt>
              <w:ins w:author="Rossi Rossi" w:id="28" w:date="2026-09-22T06:56:59Z"/>
            </w:sdtContent>
          </w:sdt>
        </w:p>
      </w:sdtContent>
    </w:sdt>
    <w:sdt>
      <w:sdtPr>
        <w:id w:val="-781550380"/>
        <w:tag w:val="goog_rdk_1167"/>
      </w:sdtPr>
      <w:sdtContent>
        <w:p w:rsidR="00000000" w:rsidDel="00000000" w:rsidP="00000000" w:rsidRDefault="00000000" w:rsidRPr="00000000" w14:paraId="00000179">
          <w:pPr>
            <w:numPr>
              <w:ilvl w:val="1"/>
              <w:numId w:val="6"/>
            </w:numPr>
            <w:ind w:left="502" w:hanging="360"/>
            <w:rPr>
              <w:ins w:author="Rossi Rossi" w:id="28" w:date="2026-09-22T06:56:59Z"/>
            </w:rPr>
          </w:pPr>
          <w:sdt>
            <w:sdtPr>
              <w:id w:val="573938779"/>
              <w:tag w:val="goog_rdk_1165"/>
            </w:sdtPr>
            <w:sdtContent>
              <w:ins w:author="Rossi Rossi" w:id="28" w:date="2026-09-22T06:56:59Z"/>
              <w:sdt>
                <w:sdtPr>
                  <w:id w:val="-436781113"/>
                  <w:tag w:val="goog_rdk_11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these restrictions are applied.**</w:t>
                    </w:r>
                  </w:ins>
                </w:sdtContent>
              </w:sdt>
              <w:ins w:author="Rossi Rossi" w:id="28" w:date="2026-09-22T06:56:59Z"/>
            </w:sdtContent>
          </w:sdt>
        </w:p>
      </w:sdtContent>
    </w:sdt>
    <w:sdt>
      <w:sdtPr>
        <w:id w:val="-400617953"/>
        <w:tag w:val="goog_rdk_1171"/>
      </w:sdtPr>
      <w:sdtContent>
        <w:p w:rsidR="00000000" w:rsidDel="00000000" w:rsidP="00000000" w:rsidRDefault="00000000" w:rsidRPr="00000000" w14:paraId="0000017A">
          <w:pPr>
            <w:numPr>
              <w:ilvl w:val="1"/>
              <w:numId w:val="6"/>
            </w:numPr>
            <w:ind w:left="502" w:hanging="360"/>
            <w:rPr>
              <w:ins w:author="Abinaya Saravanan" w:id="60" w:date="2026-09-23T05:21:37Z"/>
            </w:rPr>
          </w:pPr>
          <w:sdt>
            <w:sdtPr>
              <w:id w:val="1709425128"/>
              <w:tag w:val="goog_rdk_1169"/>
            </w:sdtPr>
            <w:sdtContent>
              <w:ins w:author="Abinaya Saravanan" w:id="60" w:date="2026-09-23T05:21:37Z"/>
              <w:sdt>
                <w:sdtPr>
                  <w:id w:val="-413346385"/>
                  <w:tag w:val="goog_rdk_1170"/>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import google.generativeai as genai</w:t>
                    </w:r>
                  </w:ins>
                </w:sdtContent>
              </w:sdt>
              <w:ins w:author="Abinaya Saravanan" w:id="60" w:date="2026-09-23T05:21:37Z"/>
            </w:sdtContent>
          </w:sdt>
        </w:p>
      </w:sdtContent>
    </w:sdt>
    <w:sdt>
      <w:sdtPr>
        <w:id w:val="221565140"/>
        <w:tag w:val="goog_rdk_1174"/>
      </w:sdtPr>
      <w:sdtContent>
        <w:p w:rsidR="00000000" w:rsidDel="00000000" w:rsidP="00000000" w:rsidRDefault="00000000" w:rsidRPr="00000000" w14:paraId="0000017B">
          <w:pPr>
            <w:numPr>
              <w:ilvl w:val="1"/>
              <w:numId w:val="6"/>
            </w:numPr>
            <w:ind w:left="502" w:hanging="360"/>
            <w:rPr>
              <w:ins w:author="Abinaya Saravanan" w:id="60" w:date="2026-09-23T05:21:37Z"/>
            </w:rPr>
          </w:pPr>
          <w:sdt>
            <w:sdtPr>
              <w:id w:val="-1496307522"/>
              <w:tag w:val="goog_rdk_1172"/>
            </w:sdtPr>
            <w:sdtContent>
              <w:ins w:author="Abinaya Saravanan" w:id="60" w:date="2026-09-23T05:21:37Z"/>
              <w:sdt>
                <w:sdtPr>
                  <w:id w:val="257452997"/>
                  <w:tag w:val="goog_rdk_1173"/>
                </w:sdtPr>
                <w:sdtContent>
                  <w:ins w:author="Abinaya Saravanan" w:id="60" w:date="2026-09-23T05:21:37Z">
                    <w:r w:rsidDel="00000000" w:rsidR="00000000" w:rsidRPr="00000000">
                      <w:rPr>
                        <w:rtl w:val="0"/>
                      </w:rPr>
                    </w:r>
                  </w:ins>
                </w:sdtContent>
              </w:sdt>
              <w:ins w:author="Abinaya Saravanan" w:id="60" w:date="2026-09-23T05:21:37Z"/>
            </w:sdtContent>
          </w:sdt>
        </w:p>
      </w:sdtContent>
    </w:sdt>
    <w:sdt>
      <w:sdtPr>
        <w:id w:val="1082632393"/>
        <w:tag w:val="goog_rdk_1177"/>
      </w:sdtPr>
      <w:sdtContent>
        <w:p w:rsidR="00000000" w:rsidDel="00000000" w:rsidP="00000000" w:rsidRDefault="00000000" w:rsidRPr="00000000" w14:paraId="0000017C">
          <w:pPr>
            <w:numPr>
              <w:ilvl w:val="1"/>
              <w:numId w:val="6"/>
            </w:numPr>
            <w:ind w:left="502" w:hanging="360"/>
            <w:rPr>
              <w:ins w:author="Abinaya Saravanan" w:id="60" w:date="2026-09-23T05:21:37Z"/>
            </w:rPr>
          </w:pPr>
          <w:sdt>
            <w:sdtPr>
              <w:id w:val="-203134722"/>
              <w:tag w:val="goog_rdk_1175"/>
            </w:sdtPr>
            <w:sdtContent>
              <w:ins w:author="Abinaya Saravanan" w:id="60" w:date="2026-09-23T05:21:37Z"/>
              <w:sdt>
                <w:sdtPr>
                  <w:id w:val="-464428945"/>
                  <w:tag w:val="goog_rdk_1176"/>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def summarize_text(text: str) -&gt; str:</w:t>
                    </w:r>
                  </w:ins>
                </w:sdtContent>
              </w:sdt>
              <w:ins w:author="Abinaya Saravanan" w:id="60" w:date="2026-09-23T05:21:37Z"/>
            </w:sdtContent>
          </w:sdt>
        </w:p>
      </w:sdtContent>
    </w:sdt>
    <w:sdt>
      <w:sdtPr>
        <w:id w:val="875818385"/>
        <w:tag w:val="goog_rdk_1180"/>
      </w:sdtPr>
      <w:sdtContent>
        <w:p w:rsidR="00000000" w:rsidDel="00000000" w:rsidP="00000000" w:rsidRDefault="00000000" w:rsidRPr="00000000" w14:paraId="0000017D">
          <w:pPr>
            <w:numPr>
              <w:ilvl w:val="1"/>
              <w:numId w:val="6"/>
            </w:numPr>
            <w:ind w:left="502" w:hanging="360"/>
            <w:rPr>
              <w:ins w:author="Abinaya Saravanan" w:id="60" w:date="2026-09-23T05:21:37Z"/>
            </w:rPr>
          </w:pPr>
          <w:sdt>
            <w:sdtPr>
              <w:id w:val="1188382926"/>
              <w:tag w:val="goog_rdk_1178"/>
            </w:sdtPr>
            <w:sdtContent>
              <w:ins w:author="Abinaya Saravanan" w:id="60" w:date="2026-09-23T05:21:37Z"/>
              <w:sdt>
                <w:sdtPr>
                  <w:id w:val="201636867"/>
                  <w:tag w:val="goog_rdk_1179"/>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try:</w:t>
                    </w:r>
                  </w:ins>
                </w:sdtContent>
              </w:sdt>
              <w:ins w:author="Abinaya Saravanan" w:id="60" w:date="2026-09-23T05:21:37Z"/>
            </w:sdtContent>
          </w:sdt>
        </w:p>
      </w:sdtContent>
    </w:sdt>
    <w:sdt>
      <w:sdtPr>
        <w:id w:val="348782523"/>
        <w:tag w:val="goog_rdk_1183"/>
      </w:sdtPr>
      <w:sdtContent>
        <w:p w:rsidR="00000000" w:rsidDel="00000000" w:rsidP="00000000" w:rsidRDefault="00000000" w:rsidRPr="00000000" w14:paraId="0000017E">
          <w:pPr>
            <w:numPr>
              <w:ilvl w:val="1"/>
              <w:numId w:val="6"/>
            </w:numPr>
            <w:ind w:left="502" w:hanging="360"/>
            <w:rPr>
              <w:ins w:author="Abinaya Saravanan" w:id="60" w:date="2026-09-23T05:21:37Z"/>
            </w:rPr>
          </w:pPr>
          <w:sdt>
            <w:sdtPr>
              <w:id w:val="-56248868"/>
              <w:tag w:val="goog_rdk_1181"/>
            </w:sdtPr>
            <w:sdtContent>
              <w:ins w:author="Abinaya Saravanan" w:id="60" w:date="2026-09-23T05:21:37Z"/>
              <w:sdt>
                <w:sdtPr>
                  <w:id w:val="-196336275"/>
                  <w:tag w:val="goog_rdk_1182"/>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60" w:date="2026-09-23T05:21:37Z"/>
            </w:sdtContent>
          </w:sdt>
        </w:p>
      </w:sdtContent>
    </w:sdt>
    <w:sdt>
      <w:sdtPr>
        <w:id w:val="-1979008412"/>
        <w:tag w:val="goog_rdk_1186"/>
      </w:sdtPr>
      <w:sdtContent>
        <w:p w:rsidR="00000000" w:rsidDel="00000000" w:rsidP="00000000" w:rsidRDefault="00000000" w:rsidRPr="00000000" w14:paraId="0000017F">
          <w:pPr>
            <w:numPr>
              <w:ilvl w:val="1"/>
              <w:numId w:val="6"/>
            </w:numPr>
            <w:ind w:left="502" w:hanging="360"/>
            <w:rPr>
              <w:ins w:author="Abinaya Saravanan" w:id="60" w:date="2026-09-23T05:21:37Z"/>
            </w:rPr>
          </w:pPr>
          <w:sdt>
            <w:sdtPr>
              <w:id w:val="936144022"/>
              <w:tag w:val="goog_rdk_1184"/>
            </w:sdtPr>
            <w:sdtContent>
              <w:ins w:author="Abinaya Saravanan" w:id="60" w:date="2026-09-23T05:21:37Z"/>
              <w:sdt>
                <w:sdtPr>
                  <w:id w:val="-49272093"/>
                  <w:tag w:val="goog_rdk_1185"/>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60" w:date="2026-09-23T05:21:37Z"/>
            </w:sdtContent>
          </w:sdt>
        </w:p>
      </w:sdtContent>
    </w:sdt>
    <w:sdt>
      <w:sdtPr>
        <w:id w:val="-422594430"/>
        <w:tag w:val="goog_rdk_1189"/>
      </w:sdtPr>
      <w:sdtContent>
        <w:p w:rsidR="00000000" w:rsidDel="00000000" w:rsidP="00000000" w:rsidRDefault="00000000" w:rsidRPr="00000000" w14:paraId="00000180">
          <w:pPr>
            <w:numPr>
              <w:ilvl w:val="1"/>
              <w:numId w:val="6"/>
            </w:numPr>
            <w:ind w:left="502" w:hanging="360"/>
            <w:rPr>
              <w:ins w:author="Abinaya Saravanan" w:id="60" w:date="2026-09-23T05:21:37Z"/>
            </w:rPr>
          </w:pPr>
          <w:sdt>
            <w:sdtPr>
              <w:id w:val="2046291375"/>
              <w:tag w:val="goog_rdk_1187"/>
            </w:sdtPr>
            <w:sdtContent>
              <w:ins w:author="Abinaya Saravanan" w:id="60" w:date="2026-09-23T05:21:37Z"/>
              <w:sdt>
                <w:sdtPr>
                  <w:id w:val="-1589027151"/>
                  <w:tag w:val="goog_rdk_1188"/>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response = model.generate_content(prompt)</w:t>
                    </w:r>
                  </w:ins>
                </w:sdtContent>
              </w:sdt>
              <w:ins w:author="Abinaya Saravanan" w:id="60" w:date="2026-09-23T05:21:37Z"/>
            </w:sdtContent>
          </w:sdt>
        </w:p>
      </w:sdtContent>
    </w:sdt>
    <w:sdt>
      <w:sdtPr>
        <w:id w:val="-1278646994"/>
        <w:tag w:val="goog_rdk_1192"/>
      </w:sdtPr>
      <w:sdtContent>
        <w:p w:rsidR="00000000" w:rsidDel="00000000" w:rsidP="00000000" w:rsidRDefault="00000000" w:rsidRPr="00000000" w14:paraId="00000181">
          <w:pPr>
            <w:numPr>
              <w:ilvl w:val="1"/>
              <w:numId w:val="6"/>
            </w:numPr>
            <w:ind w:left="502" w:hanging="360"/>
            <w:rPr>
              <w:ins w:author="Abinaya Saravanan" w:id="60" w:date="2026-09-23T05:21:37Z"/>
            </w:rPr>
          </w:pPr>
          <w:sdt>
            <w:sdtPr>
              <w:id w:val="1290454343"/>
              <w:tag w:val="goog_rdk_1190"/>
            </w:sdtPr>
            <w:sdtContent>
              <w:ins w:author="Abinaya Saravanan" w:id="60" w:date="2026-09-23T05:21:37Z"/>
              <w:sdt>
                <w:sdtPr>
                  <w:id w:val="-1004912705"/>
                  <w:tag w:val="goog_rdk_1191"/>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response.text.strip()</w:t>
                    </w:r>
                  </w:ins>
                </w:sdtContent>
              </w:sdt>
              <w:ins w:author="Abinaya Saravanan" w:id="60" w:date="2026-09-23T05:21:37Z"/>
            </w:sdtContent>
          </w:sdt>
        </w:p>
      </w:sdtContent>
    </w:sdt>
    <w:sdt>
      <w:sdtPr>
        <w:id w:val="-872620582"/>
        <w:tag w:val="goog_rdk_1195"/>
      </w:sdtPr>
      <w:sdtContent>
        <w:p w:rsidR="00000000" w:rsidDel="00000000" w:rsidP="00000000" w:rsidRDefault="00000000" w:rsidRPr="00000000" w14:paraId="00000182">
          <w:pPr>
            <w:numPr>
              <w:ilvl w:val="1"/>
              <w:numId w:val="6"/>
            </w:numPr>
            <w:ind w:left="502" w:hanging="360"/>
            <w:rPr>
              <w:ins w:author="Abinaya Saravanan" w:id="60" w:date="2026-09-23T05:21:37Z"/>
            </w:rPr>
          </w:pPr>
          <w:sdt>
            <w:sdtPr>
              <w:id w:val="-2027281950"/>
              <w:tag w:val="goog_rdk_1193"/>
            </w:sdtPr>
            <w:sdtContent>
              <w:ins w:author="Abinaya Saravanan" w:id="60" w:date="2026-09-23T05:21:37Z"/>
              <w:sdt>
                <w:sdtPr>
                  <w:id w:val="508294401"/>
                  <w:tag w:val="goog_rdk_1194"/>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except Exception as e:</w:t>
                    </w:r>
                  </w:ins>
                </w:sdtContent>
              </w:sdt>
              <w:ins w:author="Abinaya Saravanan" w:id="60" w:date="2026-09-23T05:21:37Z"/>
            </w:sdtContent>
          </w:sdt>
        </w:p>
      </w:sdtContent>
    </w:sdt>
    <w:sdt>
      <w:sdtPr>
        <w:id w:val="1965795033"/>
        <w:tag w:val="goog_rdk_1198"/>
      </w:sdtPr>
      <w:sdtContent>
        <w:p w:rsidR="00000000" w:rsidDel="00000000" w:rsidP="00000000" w:rsidRDefault="00000000" w:rsidRPr="00000000" w14:paraId="00000183">
          <w:pPr>
            <w:numPr>
              <w:ilvl w:val="1"/>
              <w:numId w:val="6"/>
            </w:numPr>
            <w:ind w:left="502" w:hanging="360"/>
            <w:rPr>
              <w:ins w:author="Abinaya Saravanan" w:id="60" w:date="2026-09-23T05:21:37Z"/>
            </w:rPr>
          </w:pPr>
          <w:sdt>
            <w:sdtPr>
              <w:id w:val="-696731171"/>
              <w:tag w:val="goog_rdk_1196"/>
            </w:sdtPr>
            <w:sdtContent>
              <w:ins w:author="Abinaya Saravanan" w:id="60" w:date="2026-09-23T05:21:37Z"/>
              <w:sdt>
                <w:sdtPr>
                  <w:id w:val="1203230932"/>
                  <w:tag w:val="goog_rdk_1197"/>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f"Error in Summary: {e}"</w:t>
                    </w:r>
                  </w:ins>
                </w:sdtContent>
              </w:sdt>
              <w:ins w:author="Abinaya Saravanan" w:id="60" w:date="2026-09-23T05:21:37Z"/>
            </w:sdtContent>
          </w:sdt>
        </w:p>
      </w:sdtContent>
    </w:sdt>
    <w:sdt>
      <w:sdtPr>
        <w:id w:val="965684233"/>
        <w:tag w:val="goog_rdk_1201"/>
      </w:sdtPr>
      <w:sdtContent>
        <w:p w:rsidR="00000000" w:rsidDel="00000000" w:rsidP="00000000" w:rsidRDefault="00000000" w:rsidRPr="00000000" w14:paraId="00000184">
          <w:pPr>
            <w:numPr>
              <w:ilvl w:val="1"/>
              <w:numId w:val="6"/>
            </w:numPr>
            <w:ind w:left="502" w:hanging="360"/>
            <w:rPr>
              <w:ins w:author="Abinaya Saravanan" w:id="60" w:date="2026-09-23T05:21:37Z"/>
            </w:rPr>
          </w:pPr>
          <w:sdt>
            <w:sdtPr>
              <w:id w:val="-1084751232"/>
              <w:tag w:val="goog_rdk_1199"/>
            </w:sdtPr>
            <w:sdtContent>
              <w:ins w:author="Abinaya Saravanan" w:id="60" w:date="2026-09-23T05:21:37Z"/>
              <w:sdt>
                <w:sdtPr>
                  <w:id w:val="-9973305"/>
                  <w:tag w:val="goog_rdk_1200"/>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import google.generativeai as genai</w:t>
                    </w:r>
                  </w:ins>
                </w:sdtContent>
              </w:sdt>
              <w:ins w:author="Abinaya Saravanan" w:id="60" w:date="2026-09-23T05:21:37Z"/>
            </w:sdtContent>
          </w:sdt>
        </w:p>
      </w:sdtContent>
    </w:sdt>
    <w:sdt>
      <w:sdtPr>
        <w:id w:val="-879619037"/>
        <w:tag w:val="goog_rdk_1204"/>
      </w:sdtPr>
      <w:sdtContent>
        <w:p w:rsidR="00000000" w:rsidDel="00000000" w:rsidP="00000000" w:rsidRDefault="00000000" w:rsidRPr="00000000" w14:paraId="00000185">
          <w:pPr>
            <w:numPr>
              <w:ilvl w:val="1"/>
              <w:numId w:val="6"/>
            </w:numPr>
            <w:ind w:left="502" w:hanging="360"/>
            <w:rPr>
              <w:ins w:author="Abinaya Saravanan" w:id="60" w:date="2026-09-23T05:21:37Z"/>
            </w:rPr>
          </w:pPr>
          <w:sdt>
            <w:sdtPr>
              <w:id w:val="772388410"/>
              <w:tag w:val="goog_rdk_1202"/>
            </w:sdtPr>
            <w:sdtContent>
              <w:ins w:author="Abinaya Saravanan" w:id="60" w:date="2026-09-23T05:21:37Z"/>
              <w:sdt>
                <w:sdtPr>
                  <w:id w:val="611810748"/>
                  <w:tag w:val="goog_rdk_1203"/>
                </w:sdtPr>
                <w:sdtContent>
                  <w:ins w:author="Abinaya Saravanan" w:id="60" w:date="2026-09-23T05:21:37Z">
                    <w:r w:rsidDel="00000000" w:rsidR="00000000" w:rsidRPr="00000000">
                      <w:rPr>
                        <w:rtl w:val="0"/>
                      </w:rPr>
                    </w:r>
                  </w:ins>
                </w:sdtContent>
              </w:sdt>
              <w:ins w:author="Abinaya Saravanan" w:id="60" w:date="2026-09-23T05:21:37Z"/>
            </w:sdtContent>
          </w:sdt>
        </w:p>
      </w:sdtContent>
    </w:sdt>
    <w:sdt>
      <w:sdtPr>
        <w:id w:val="-411999377"/>
        <w:tag w:val="goog_rdk_1207"/>
      </w:sdtPr>
      <w:sdtContent>
        <w:p w:rsidR="00000000" w:rsidDel="00000000" w:rsidP="00000000" w:rsidRDefault="00000000" w:rsidRPr="00000000" w14:paraId="00000186">
          <w:pPr>
            <w:numPr>
              <w:ilvl w:val="1"/>
              <w:numId w:val="6"/>
            </w:numPr>
            <w:ind w:left="502" w:hanging="360"/>
            <w:rPr>
              <w:ins w:author="Abinaya Saravanan" w:id="60" w:date="2026-09-23T05:21:37Z"/>
            </w:rPr>
          </w:pPr>
          <w:sdt>
            <w:sdtPr>
              <w:id w:val="181119825"/>
              <w:tag w:val="goog_rdk_1205"/>
            </w:sdtPr>
            <w:sdtContent>
              <w:ins w:author="Abinaya Saravanan" w:id="60" w:date="2026-09-23T05:21:37Z"/>
              <w:sdt>
                <w:sdtPr>
                  <w:id w:val="1224748105"/>
                  <w:tag w:val="goog_rdk_1206"/>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def summarize_text(text: str) -&gt; str:</w:t>
                    </w:r>
                  </w:ins>
                </w:sdtContent>
              </w:sdt>
              <w:ins w:author="Abinaya Saravanan" w:id="60" w:date="2026-09-23T05:21:37Z"/>
            </w:sdtContent>
          </w:sdt>
        </w:p>
      </w:sdtContent>
    </w:sdt>
    <w:sdt>
      <w:sdtPr>
        <w:id w:val="-101749482"/>
        <w:tag w:val="goog_rdk_1210"/>
      </w:sdtPr>
      <w:sdtContent>
        <w:p w:rsidR="00000000" w:rsidDel="00000000" w:rsidP="00000000" w:rsidRDefault="00000000" w:rsidRPr="00000000" w14:paraId="00000187">
          <w:pPr>
            <w:numPr>
              <w:ilvl w:val="1"/>
              <w:numId w:val="6"/>
            </w:numPr>
            <w:ind w:left="502" w:hanging="360"/>
            <w:rPr>
              <w:ins w:author="Abinaya Saravanan" w:id="60" w:date="2026-09-23T05:21:37Z"/>
            </w:rPr>
          </w:pPr>
          <w:sdt>
            <w:sdtPr>
              <w:id w:val="4717321"/>
              <w:tag w:val="goog_rdk_1208"/>
            </w:sdtPr>
            <w:sdtContent>
              <w:ins w:author="Abinaya Saravanan" w:id="60" w:date="2026-09-23T05:21:37Z"/>
              <w:sdt>
                <w:sdtPr>
                  <w:id w:val="-409359740"/>
                  <w:tag w:val="goog_rdk_1209"/>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try:</w:t>
                    </w:r>
                  </w:ins>
                </w:sdtContent>
              </w:sdt>
              <w:ins w:author="Abinaya Saravanan" w:id="60" w:date="2026-09-23T05:21:37Z"/>
            </w:sdtContent>
          </w:sdt>
        </w:p>
      </w:sdtContent>
    </w:sdt>
    <w:sdt>
      <w:sdtPr>
        <w:id w:val="1317181214"/>
        <w:tag w:val="goog_rdk_1213"/>
      </w:sdtPr>
      <w:sdtContent>
        <w:p w:rsidR="00000000" w:rsidDel="00000000" w:rsidP="00000000" w:rsidRDefault="00000000" w:rsidRPr="00000000" w14:paraId="00000188">
          <w:pPr>
            <w:numPr>
              <w:ilvl w:val="1"/>
              <w:numId w:val="6"/>
            </w:numPr>
            <w:ind w:left="502" w:hanging="360"/>
            <w:rPr>
              <w:ins w:author="Abinaya Saravanan" w:id="60" w:date="2026-09-23T05:21:37Z"/>
            </w:rPr>
          </w:pPr>
          <w:sdt>
            <w:sdtPr>
              <w:id w:val="-931957088"/>
              <w:tag w:val="goog_rdk_1211"/>
            </w:sdtPr>
            <w:sdtContent>
              <w:ins w:author="Abinaya Saravanan" w:id="60" w:date="2026-09-23T05:21:37Z"/>
              <w:sdt>
                <w:sdtPr>
                  <w:id w:val="188341225"/>
                  <w:tag w:val="goog_rdk_1212"/>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60" w:date="2026-09-23T05:21:37Z"/>
            </w:sdtContent>
          </w:sdt>
        </w:p>
      </w:sdtContent>
    </w:sdt>
    <w:sdt>
      <w:sdtPr>
        <w:id w:val="-1431704516"/>
        <w:tag w:val="goog_rdk_1216"/>
      </w:sdtPr>
      <w:sdtContent>
        <w:p w:rsidR="00000000" w:rsidDel="00000000" w:rsidP="00000000" w:rsidRDefault="00000000" w:rsidRPr="00000000" w14:paraId="00000189">
          <w:pPr>
            <w:numPr>
              <w:ilvl w:val="1"/>
              <w:numId w:val="6"/>
            </w:numPr>
            <w:ind w:left="502" w:hanging="360"/>
            <w:rPr>
              <w:ins w:author="Abinaya Saravanan" w:id="60" w:date="2026-09-23T05:21:37Z"/>
            </w:rPr>
          </w:pPr>
          <w:sdt>
            <w:sdtPr>
              <w:id w:val="-514560147"/>
              <w:tag w:val="goog_rdk_1214"/>
            </w:sdtPr>
            <w:sdtContent>
              <w:ins w:author="Abinaya Saravanan" w:id="60" w:date="2026-09-23T05:21:37Z"/>
              <w:sdt>
                <w:sdtPr>
                  <w:id w:val="-1468193597"/>
                  <w:tag w:val="goog_rdk_1215"/>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60" w:date="2026-09-23T05:21:37Z"/>
            </w:sdtContent>
          </w:sdt>
        </w:p>
      </w:sdtContent>
    </w:sdt>
    <w:sdt>
      <w:sdtPr>
        <w:id w:val="-2024702429"/>
        <w:tag w:val="goog_rdk_1219"/>
      </w:sdtPr>
      <w:sdtContent>
        <w:p w:rsidR="00000000" w:rsidDel="00000000" w:rsidP="00000000" w:rsidRDefault="00000000" w:rsidRPr="00000000" w14:paraId="0000018A">
          <w:pPr>
            <w:numPr>
              <w:ilvl w:val="1"/>
              <w:numId w:val="6"/>
            </w:numPr>
            <w:ind w:left="502" w:hanging="360"/>
            <w:rPr>
              <w:ins w:author="Abinaya Saravanan" w:id="60" w:date="2026-09-23T05:21:37Z"/>
            </w:rPr>
          </w:pPr>
          <w:sdt>
            <w:sdtPr>
              <w:id w:val="-2140419175"/>
              <w:tag w:val="goog_rdk_1217"/>
            </w:sdtPr>
            <w:sdtContent>
              <w:ins w:author="Abinaya Saravanan" w:id="60" w:date="2026-09-23T05:21:37Z"/>
              <w:sdt>
                <w:sdtPr>
                  <w:id w:val="-22960499"/>
                  <w:tag w:val="goog_rdk_1218"/>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response = model.generate_content(prompt)</w:t>
                    </w:r>
                  </w:ins>
                </w:sdtContent>
              </w:sdt>
              <w:ins w:author="Abinaya Saravanan" w:id="60" w:date="2026-09-23T05:21:37Z"/>
            </w:sdtContent>
          </w:sdt>
        </w:p>
      </w:sdtContent>
    </w:sdt>
    <w:sdt>
      <w:sdtPr>
        <w:id w:val="-1938778075"/>
        <w:tag w:val="goog_rdk_1222"/>
      </w:sdtPr>
      <w:sdtContent>
        <w:p w:rsidR="00000000" w:rsidDel="00000000" w:rsidP="00000000" w:rsidRDefault="00000000" w:rsidRPr="00000000" w14:paraId="0000018B">
          <w:pPr>
            <w:numPr>
              <w:ilvl w:val="1"/>
              <w:numId w:val="6"/>
            </w:numPr>
            <w:ind w:left="502" w:hanging="360"/>
            <w:rPr>
              <w:ins w:author="Abinaya Saravanan" w:id="60" w:date="2026-09-23T05:21:37Z"/>
            </w:rPr>
          </w:pPr>
          <w:sdt>
            <w:sdtPr>
              <w:id w:val="-121999798"/>
              <w:tag w:val="goog_rdk_1220"/>
            </w:sdtPr>
            <w:sdtContent>
              <w:ins w:author="Abinaya Saravanan" w:id="60" w:date="2026-09-23T05:21:37Z"/>
              <w:sdt>
                <w:sdtPr>
                  <w:id w:val="364857463"/>
                  <w:tag w:val="goog_rdk_1221"/>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response.text.strip()</w:t>
                    </w:r>
                  </w:ins>
                </w:sdtContent>
              </w:sdt>
              <w:ins w:author="Abinaya Saravanan" w:id="60" w:date="2026-09-23T05:21:37Z"/>
            </w:sdtContent>
          </w:sdt>
        </w:p>
      </w:sdtContent>
    </w:sdt>
    <w:sdt>
      <w:sdtPr>
        <w:id w:val="-1907637752"/>
        <w:tag w:val="goog_rdk_1225"/>
      </w:sdtPr>
      <w:sdtContent>
        <w:p w:rsidR="00000000" w:rsidDel="00000000" w:rsidP="00000000" w:rsidRDefault="00000000" w:rsidRPr="00000000" w14:paraId="0000018C">
          <w:pPr>
            <w:numPr>
              <w:ilvl w:val="1"/>
              <w:numId w:val="6"/>
            </w:numPr>
            <w:ind w:left="502" w:hanging="360"/>
            <w:rPr>
              <w:ins w:author="Abinaya Saravanan" w:id="60" w:date="2026-09-23T05:21:37Z"/>
            </w:rPr>
          </w:pPr>
          <w:sdt>
            <w:sdtPr>
              <w:id w:val="-1935872471"/>
              <w:tag w:val="goog_rdk_1223"/>
            </w:sdtPr>
            <w:sdtContent>
              <w:ins w:author="Abinaya Saravanan" w:id="60" w:date="2026-09-23T05:21:37Z"/>
              <w:sdt>
                <w:sdtPr>
                  <w:id w:val="-687435155"/>
                  <w:tag w:val="goog_rdk_1224"/>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except Exception as e:</w:t>
                    </w:r>
                  </w:ins>
                </w:sdtContent>
              </w:sdt>
              <w:ins w:author="Abinaya Saravanan" w:id="60" w:date="2026-09-23T05:21:37Z"/>
            </w:sdtContent>
          </w:sdt>
        </w:p>
      </w:sdtContent>
    </w:sdt>
    <w:sdt>
      <w:sdtPr>
        <w:id w:val="251957861"/>
        <w:tag w:val="goog_rdk_1228"/>
      </w:sdtPr>
      <w:sdtContent>
        <w:p w:rsidR="00000000" w:rsidDel="00000000" w:rsidP="00000000" w:rsidRDefault="00000000" w:rsidRPr="00000000" w14:paraId="0000018D">
          <w:pPr>
            <w:numPr>
              <w:ilvl w:val="1"/>
              <w:numId w:val="6"/>
            </w:numPr>
            <w:ind w:left="502" w:hanging="360"/>
            <w:rPr>
              <w:ins w:author="Abinaya Saravanan" w:id="60" w:date="2026-09-23T05:21:37Z"/>
            </w:rPr>
          </w:pPr>
          <w:sdt>
            <w:sdtPr>
              <w:id w:val="-772302487"/>
              <w:tag w:val="goog_rdk_1226"/>
            </w:sdtPr>
            <w:sdtContent>
              <w:ins w:author="Abinaya Saravanan" w:id="60" w:date="2026-09-23T05:21:37Z"/>
              <w:sdt>
                <w:sdtPr>
                  <w:id w:val="1259362405"/>
                  <w:tag w:val="goog_rdk_1227"/>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f"Error in Summary: {e}"</w:t>
                    </w:r>
                  </w:ins>
                </w:sdtContent>
              </w:sdt>
              <w:ins w:author="Abinaya Saravanan" w:id="60" w:date="2026-09-23T05:21:37Z"/>
            </w:sdtContent>
          </w:sdt>
        </w:p>
      </w:sdtContent>
    </w:sdt>
    <w:sdt>
      <w:sdtPr>
        <w:id w:val="845238373"/>
        <w:tag w:val="goog_rdk_1231"/>
      </w:sdtPr>
      <w:sdtContent>
        <w:p w:rsidR="00000000" w:rsidDel="00000000" w:rsidP="00000000" w:rsidRDefault="00000000" w:rsidRPr="00000000" w14:paraId="0000018E">
          <w:pPr>
            <w:numPr>
              <w:ilvl w:val="1"/>
              <w:numId w:val="6"/>
            </w:numPr>
            <w:ind w:left="502" w:hanging="360"/>
            <w:rPr>
              <w:ins w:author="Abinaya Saravanan" w:id="60" w:date="2026-09-23T05:21:37Z"/>
            </w:rPr>
          </w:pPr>
          <w:sdt>
            <w:sdtPr>
              <w:id w:val="1684852711"/>
              <w:tag w:val="goog_rdk_1229"/>
            </w:sdtPr>
            <w:sdtContent>
              <w:ins w:author="Abinaya Saravanan" w:id="60" w:date="2026-09-23T05:21:37Z"/>
              <w:sdt>
                <w:sdtPr>
                  <w:id w:val="1099445193"/>
                  <w:tag w:val="goog_rdk_1230"/>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import google.generativeai as genai</w:t>
                    </w:r>
                  </w:ins>
                </w:sdtContent>
              </w:sdt>
              <w:ins w:author="Abinaya Saravanan" w:id="60" w:date="2026-09-23T05:21:37Z"/>
            </w:sdtContent>
          </w:sdt>
        </w:p>
      </w:sdtContent>
    </w:sdt>
    <w:sdt>
      <w:sdtPr>
        <w:id w:val="620128111"/>
        <w:tag w:val="goog_rdk_1234"/>
      </w:sdtPr>
      <w:sdtContent>
        <w:p w:rsidR="00000000" w:rsidDel="00000000" w:rsidP="00000000" w:rsidRDefault="00000000" w:rsidRPr="00000000" w14:paraId="0000018F">
          <w:pPr>
            <w:numPr>
              <w:ilvl w:val="1"/>
              <w:numId w:val="6"/>
            </w:numPr>
            <w:ind w:left="502" w:hanging="360"/>
            <w:rPr>
              <w:ins w:author="Abinaya Saravanan" w:id="60" w:date="2026-09-23T05:21:37Z"/>
            </w:rPr>
          </w:pPr>
          <w:sdt>
            <w:sdtPr>
              <w:id w:val="-1634228623"/>
              <w:tag w:val="goog_rdk_1232"/>
            </w:sdtPr>
            <w:sdtContent>
              <w:ins w:author="Abinaya Saravanan" w:id="60" w:date="2026-09-23T05:21:37Z"/>
              <w:sdt>
                <w:sdtPr>
                  <w:id w:val="79417124"/>
                  <w:tag w:val="goog_rdk_1233"/>
                </w:sdtPr>
                <w:sdtContent>
                  <w:ins w:author="Abinaya Saravanan" w:id="60" w:date="2026-09-23T05:21:37Z">
                    <w:r w:rsidDel="00000000" w:rsidR="00000000" w:rsidRPr="00000000">
                      <w:rPr>
                        <w:rtl w:val="0"/>
                      </w:rPr>
                    </w:r>
                  </w:ins>
                </w:sdtContent>
              </w:sdt>
              <w:ins w:author="Abinaya Saravanan" w:id="60" w:date="2026-09-23T05:21:37Z"/>
            </w:sdtContent>
          </w:sdt>
        </w:p>
      </w:sdtContent>
    </w:sdt>
    <w:sdt>
      <w:sdtPr>
        <w:id w:val="857450751"/>
        <w:tag w:val="goog_rdk_1237"/>
      </w:sdtPr>
      <w:sdtContent>
        <w:p w:rsidR="00000000" w:rsidDel="00000000" w:rsidP="00000000" w:rsidRDefault="00000000" w:rsidRPr="00000000" w14:paraId="00000190">
          <w:pPr>
            <w:numPr>
              <w:ilvl w:val="1"/>
              <w:numId w:val="6"/>
            </w:numPr>
            <w:ind w:left="502" w:hanging="360"/>
            <w:rPr>
              <w:ins w:author="Abinaya Saravanan" w:id="60" w:date="2026-09-23T05:21:37Z"/>
            </w:rPr>
          </w:pPr>
          <w:sdt>
            <w:sdtPr>
              <w:id w:val="2021973918"/>
              <w:tag w:val="goog_rdk_1235"/>
            </w:sdtPr>
            <w:sdtContent>
              <w:ins w:author="Abinaya Saravanan" w:id="60" w:date="2026-09-23T05:21:37Z"/>
              <w:sdt>
                <w:sdtPr>
                  <w:id w:val="-1025966231"/>
                  <w:tag w:val="goog_rdk_1236"/>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def summarize_text(text: str) -&gt; str:</w:t>
                    </w:r>
                  </w:ins>
                </w:sdtContent>
              </w:sdt>
              <w:ins w:author="Abinaya Saravanan" w:id="60" w:date="2026-09-23T05:21:37Z"/>
            </w:sdtContent>
          </w:sdt>
        </w:p>
      </w:sdtContent>
    </w:sdt>
    <w:sdt>
      <w:sdtPr>
        <w:id w:val="794255271"/>
        <w:tag w:val="goog_rdk_1240"/>
      </w:sdtPr>
      <w:sdtContent>
        <w:p w:rsidR="00000000" w:rsidDel="00000000" w:rsidP="00000000" w:rsidRDefault="00000000" w:rsidRPr="00000000" w14:paraId="00000191">
          <w:pPr>
            <w:numPr>
              <w:ilvl w:val="1"/>
              <w:numId w:val="6"/>
            </w:numPr>
            <w:ind w:left="502" w:hanging="360"/>
            <w:rPr>
              <w:ins w:author="Abinaya Saravanan" w:id="60" w:date="2026-09-23T05:21:37Z"/>
            </w:rPr>
          </w:pPr>
          <w:sdt>
            <w:sdtPr>
              <w:id w:val="1994666225"/>
              <w:tag w:val="goog_rdk_1238"/>
            </w:sdtPr>
            <w:sdtContent>
              <w:ins w:author="Abinaya Saravanan" w:id="60" w:date="2026-09-23T05:21:37Z"/>
              <w:sdt>
                <w:sdtPr>
                  <w:id w:val="98873014"/>
                  <w:tag w:val="goog_rdk_1239"/>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try:</w:t>
                    </w:r>
                  </w:ins>
                </w:sdtContent>
              </w:sdt>
              <w:ins w:author="Abinaya Saravanan" w:id="60" w:date="2026-09-23T05:21:37Z"/>
            </w:sdtContent>
          </w:sdt>
        </w:p>
      </w:sdtContent>
    </w:sdt>
    <w:sdt>
      <w:sdtPr>
        <w:id w:val="1395208246"/>
        <w:tag w:val="goog_rdk_1243"/>
      </w:sdtPr>
      <w:sdtContent>
        <w:p w:rsidR="00000000" w:rsidDel="00000000" w:rsidP="00000000" w:rsidRDefault="00000000" w:rsidRPr="00000000" w14:paraId="00000192">
          <w:pPr>
            <w:numPr>
              <w:ilvl w:val="1"/>
              <w:numId w:val="6"/>
            </w:numPr>
            <w:ind w:left="502" w:hanging="360"/>
            <w:rPr>
              <w:ins w:author="Abinaya Saravanan" w:id="60" w:date="2026-09-23T05:21:37Z"/>
            </w:rPr>
          </w:pPr>
          <w:sdt>
            <w:sdtPr>
              <w:id w:val="-877930074"/>
              <w:tag w:val="goog_rdk_1241"/>
            </w:sdtPr>
            <w:sdtContent>
              <w:ins w:author="Abinaya Saravanan" w:id="60" w:date="2026-09-23T05:21:37Z"/>
              <w:sdt>
                <w:sdtPr>
                  <w:id w:val="-357263476"/>
                  <w:tag w:val="goog_rdk_1242"/>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model = genai.GenerativeModel(model_name="models/gemini-1.5-pro")</w:t>
                    </w:r>
                  </w:ins>
                </w:sdtContent>
              </w:sdt>
              <w:ins w:author="Abinaya Saravanan" w:id="60" w:date="2026-09-23T05:21:37Z"/>
            </w:sdtContent>
          </w:sdt>
        </w:p>
      </w:sdtContent>
    </w:sdt>
    <w:sdt>
      <w:sdtPr>
        <w:id w:val="2019478983"/>
        <w:tag w:val="goog_rdk_1246"/>
      </w:sdtPr>
      <w:sdtContent>
        <w:p w:rsidR="00000000" w:rsidDel="00000000" w:rsidP="00000000" w:rsidRDefault="00000000" w:rsidRPr="00000000" w14:paraId="00000193">
          <w:pPr>
            <w:numPr>
              <w:ilvl w:val="1"/>
              <w:numId w:val="6"/>
            </w:numPr>
            <w:ind w:left="502" w:hanging="360"/>
            <w:rPr>
              <w:ins w:author="Abinaya Saravanan" w:id="60" w:date="2026-09-23T05:21:37Z"/>
            </w:rPr>
          </w:pPr>
          <w:sdt>
            <w:sdtPr>
              <w:id w:val="1713932708"/>
              <w:tag w:val="goog_rdk_1244"/>
            </w:sdtPr>
            <w:sdtContent>
              <w:ins w:author="Abinaya Saravanan" w:id="60" w:date="2026-09-23T05:21:37Z"/>
              <w:sdt>
                <w:sdtPr>
                  <w:id w:val="-965357697"/>
                  <w:tag w:val="goog_rdk_1245"/>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prompt = f"Summarize the following text in simple language:\n\n{text}"</w:t>
                    </w:r>
                  </w:ins>
                </w:sdtContent>
              </w:sdt>
              <w:ins w:author="Abinaya Saravanan" w:id="60" w:date="2026-09-23T05:21:37Z"/>
            </w:sdtContent>
          </w:sdt>
        </w:p>
      </w:sdtContent>
    </w:sdt>
    <w:sdt>
      <w:sdtPr>
        <w:id w:val="1683782745"/>
        <w:tag w:val="goog_rdk_1249"/>
      </w:sdtPr>
      <w:sdtContent>
        <w:p w:rsidR="00000000" w:rsidDel="00000000" w:rsidP="00000000" w:rsidRDefault="00000000" w:rsidRPr="00000000" w14:paraId="00000194">
          <w:pPr>
            <w:numPr>
              <w:ilvl w:val="1"/>
              <w:numId w:val="6"/>
            </w:numPr>
            <w:ind w:left="502" w:hanging="360"/>
            <w:rPr>
              <w:ins w:author="Abinaya Saravanan" w:id="60" w:date="2026-09-23T05:21:37Z"/>
            </w:rPr>
          </w:pPr>
          <w:sdt>
            <w:sdtPr>
              <w:id w:val="-1246521540"/>
              <w:tag w:val="goog_rdk_1247"/>
            </w:sdtPr>
            <w:sdtContent>
              <w:ins w:author="Abinaya Saravanan" w:id="60" w:date="2026-09-23T05:21:37Z"/>
              <w:sdt>
                <w:sdtPr>
                  <w:id w:val="-1853218822"/>
                  <w:tag w:val="goog_rdk_1248"/>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response = model.generate_content(prompt)</w:t>
                    </w:r>
                  </w:ins>
                </w:sdtContent>
              </w:sdt>
              <w:ins w:author="Abinaya Saravanan" w:id="60" w:date="2026-09-23T05:21:37Z"/>
            </w:sdtContent>
          </w:sdt>
        </w:p>
      </w:sdtContent>
    </w:sdt>
    <w:sdt>
      <w:sdtPr>
        <w:id w:val="-503095019"/>
        <w:tag w:val="goog_rdk_1252"/>
      </w:sdtPr>
      <w:sdtContent>
        <w:p w:rsidR="00000000" w:rsidDel="00000000" w:rsidP="00000000" w:rsidRDefault="00000000" w:rsidRPr="00000000" w14:paraId="00000195">
          <w:pPr>
            <w:numPr>
              <w:ilvl w:val="1"/>
              <w:numId w:val="6"/>
            </w:numPr>
            <w:ind w:left="502" w:hanging="360"/>
            <w:rPr>
              <w:ins w:author="Abinaya Saravanan" w:id="60" w:date="2026-09-23T05:21:37Z"/>
            </w:rPr>
          </w:pPr>
          <w:sdt>
            <w:sdtPr>
              <w:id w:val="1334412843"/>
              <w:tag w:val="goog_rdk_1250"/>
            </w:sdtPr>
            <w:sdtContent>
              <w:ins w:author="Abinaya Saravanan" w:id="60" w:date="2026-09-23T05:21:37Z"/>
              <w:sdt>
                <w:sdtPr>
                  <w:id w:val="-1111084539"/>
                  <w:tag w:val="goog_rdk_1251"/>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response.text.strip()</w:t>
                    </w:r>
                  </w:ins>
                </w:sdtContent>
              </w:sdt>
              <w:ins w:author="Abinaya Saravanan" w:id="60" w:date="2026-09-23T05:21:37Z"/>
            </w:sdtContent>
          </w:sdt>
        </w:p>
      </w:sdtContent>
    </w:sdt>
    <w:sdt>
      <w:sdtPr>
        <w:id w:val="-1843419224"/>
        <w:tag w:val="goog_rdk_1255"/>
      </w:sdtPr>
      <w:sdtContent>
        <w:p w:rsidR="00000000" w:rsidDel="00000000" w:rsidP="00000000" w:rsidRDefault="00000000" w:rsidRPr="00000000" w14:paraId="00000196">
          <w:pPr>
            <w:numPr>
              <w:ilvl w:val="1"/>
              <w:numId w:val="6"/>
            </w:numPr>
            <w:ind w:left="502" w:hanging="360"/>
            <w:rPr>
              <w:ins w:author="Abinaya Saravanan" w:id="60" w:date="2026-09-23T05:21:37Z"/>
            </w:rPr>
          </w:pPr>
          <w:sdt>
            <w:sdtPr>
              <w:id w:val="2105204297"/>
              <w:tag w:val="goog_rdk_1253"/>
            </w:sdtPr>
            <w:sdtContent>
              <w:ins w:author="Abinaya Saravanan" w:id="60" w:date="2026-09-23T05:21:37Z"/>
              <w:sdt>
                <w:sdtPr>
                  <w:id w:val="358254995"/>
                  <w:tag w:val="goog_rdk_1254"/>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except Exception as e:</w:t>
                    </w:r>
                  </w:ins>
                </w:sdtContent>
              </w:sdt>
              <w:ins w:author="Abinaya Saravanan" w:id="60" w:date="2026-09-23T05:21:37Z"/>
            </w:sdtContent>
          </w:sdt>
        </w:p>
      </w:sdtContent>
    </w:sdt>
    <w:sdt>
      <w:sdtPr>
        <w:id w:val="-1383566650"/>
        <w:tag w:val="goog_rdk_1258"/>
      </w:sdtPr>
      <w:sdtContent>
        <w:p w:rsidR="00000000" w:rsidDel="00000000" w:rsidP="00000000" w:rsidRDefault="00000000" w:rsidRPr="00000000" w14:paraId="00000197">
          <w:pPr>
            <w:numPr>
              <w:ilvl w:val="1"/>
              <w:numId w:val="6"/>
            </w:numPr>
            <w:ind w:left="502" w:hanging="360"/>
            <w:rPr>
              <w:ins w:author="Abinaya Saravanan" w:id="60" w:date="2026-09-23T05:21:37Z"/>
            </w:rPr>
          </w:pPr>
          <w:sdt>
            <w:sdtPr>
              <w:id w:val="-126791142"/>
              <w:tag w:val="goog_rdk_1256"/>
            </w:sdtPr>
            <w:sdtContent>
              <w:ins w:author="Abinaya Saravanan" w:id="60" w:date="2026-09-23T05:21:37Z"/>
              <w:sdt>
                <w:sdtPr>
                  <w:id w:val="-554611206"/>
                  <w:tag w:val="goog_rdk_1257"/>
                </w:sdtPr>
                <w:sdtContent>
                  <w:ins w:author="Abinaya Saravanan" w:id="60" w:date="2026-09-23T05:21:37Z">
                    <w:r w:rsidDel="00000000" w:rsidR="00000000" w:rsidRPr="00000000">
                      <w:rPr>
                        <w:rtl w:val="0"/>
                        <w:rPrChange w:author="Abinaya Saravanan" w:id="61" w:date="2026-09-23T05:21:37Z">
                          <w:rPr>
                            <w:rFonts w:ascii="Cambria" w:cs="Cambria" w:eastAsia="Cambria" w:hAnsi="Cambria"/>
                            <w:b w:val="0"/>
                            <w:bCs w:val="0"/>
                            <w:color w:val="000000"/>
                            <w:sz w:val="22"/>
                            <w:szCs w:val="22"/>
                          </w:rPr>
                        </w:rPrChange>
                      </w:rPr>
                      <w:t xml:space="preserve">        return f"Error in Summary: {e}"</w:t>
                    </w:r>
                  </w:ins>
                </w:sdtContent>
              </w:sdt>
              <w:ins w:author="Abinaya Saravanan" w:id="60" w:date="2026-09-23T05:21:37Z"/>
            </w:sdtContent>
          </w:sdt>
        </w:p>
      </w:sdtContent>
    </w:sdt>
    <w:sdt>
      <w:sdtPr>
        <w:id w:val="-980468304"/>
        <w:tag w:val="goog_rdk_1262"/>
      </w:sdtPr>
      <w:sdtContent>
        <w:p w:rsidR="00000000" w:rsidDel="00000000" w:rsidP="00000000" w:rsidRDefault="00000000" w:rsidRPr="00000000" w14:paraId="00000198">
          <w:pPr>
            <w:numPr>
              <w:ilvl w:val="1"/>
              <w:numId w:val="6"/>
            </w:numPr>
            <w:ind w:left="502" w:hanging="360"/>
            <w:rPr>
              <w:ins w:author="Rossi Rossi" w:id="28" w:date="2026-09-22T06:56:59Z"/>
            </w:rPr>
            <w:pPrChange w:author="Abinaya Saravanan" w:id="0" w:date="2026-09-23T05:21:37Z">
              <w:pPr>
                <w:numPr>
                  <w:ilvl w:val="1"/>
                  <w:numId w:val="6"/>
                </w:numPr>
                <w:ind w:left="502" w:hanging="360"/>
              </w:pPr>
            </w:pPrChange>
          </w:pPr>
          <w:sdt>
            <w:sdtPr>
              <w:id w:val="-892672530"/>
              <w:tag w:val="goog_rdk_1260"/>
            </w:sdtPr>
            <w:sdtContent>
              <w:ins w:author="Rossi Rossi" w:id="28" w:date="2026-09-22T06:56:59Z"/>
              <w:sdt>
                <w:sdtPr>
                  <w:id w:val="-1569837563"/>
                  <w:tag w:val="goog_rdk_126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35358273"/>
        <w:tag w:val="goog_rdk_1265"/>
      </w:sdtPr>
      <w:sdtContent>
        <w:p w:rsidR="00000000" w:rsidDel="00000000" w:rsidP="00000000" w:rsidRDefault="00000000" w:rsidRPr="00000000" w14:paraId="00000199">
          <w:pPr>
            <w:numPr>
              <w:ilvl w:val="1"/>
              <w:numId w:val="6"/>
            </w:numPr>
            <w:ind w:left="502" w:hanging="360"/>
            <w:rPr>
              <w:ins w:author="Rossi Rossi" w:id="28" w:date="2026-09-22T06:56:59Z"/>
            </w:rPr>
          </w:pPr>
          <w:sdt>
            <w:sdtPr>
              <w:id w:val="467886494"/>
              <w:tag w:val="goog_rdk_1263"/>
            </w:sdtPr>
            <w:sdtContent>
              <w:ins w:author="Rossi Rossi" w:id="28" w:date="2026-09-22T06:56:59Z"/>
              <w:sdt>
                <w:sdtPr>
                  <w:id w:val="-1738157177"/>
                  <w:tag w:val="goog_rdk_126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Visit the [Google Cloud Console Credentials page](https://console.cloud.google.com/apis/credentials).</w:t>
                    </w:r>
                  </w:ins>
                </w:sdtContent>
              </w:sdt>
              <w:ins w:author="Rossi Rossi" w:id="28" w:date="2026-09-22T06:56:59Z"/>
            </w:sdtContent>
          </w:sdt>
        </w:p>
      </w:sdtContent>
    </w:sdt>
    <w:sdt>
      <w:sdtPr>
        <w:id w:val="-143946119"/>
        <w:tag w:val="goog_rdk_1268"/>
      </w:sdtPr>
      <w:sdtContent>
        <w:p w:rsidR="00000000" w:rsidDel="00000000" w:rsidP="00000000" w:rsidRDefault="00000000" w:rsidRPr="00000000" w14:paraId="0000019A">
          <w:pPr>
            <w:numPr>
              <w:ilvl w:val="1"/>
              <w:numId w:val="6"/>
            </w:numPr>
            <w:ind w:left="502" w:hanging="360"/>
            <w:rPr>
              <w:ins w:author="Rossi Rossi" w:id="28" w:date="2026-09-22T06:56:59Z"/>
            </w:rPr>
          </w:pPr>
          <w:sdt>
            <w:sdtPr>
              <w:id w:val="392869201"/>
              <w:tag w:val="goog_rdk_1266"/>
            </w:sdtPr>
            <w:sdtContent>
              <w:ins w:author="Rossi Rossi" w:id="28" w:date="2026-09-22T06:56:59Z"/>
              <w:sdt>
                <w:sdtPr>
                  <w:id w:val="-2146212962"/>
                  <w:tag w:val="goog_rdk_12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Select the project and the API key.</w:t>
                    </w:r>
                  </w:ins>
                </w:sdtContent>
              </w:sdt>
              <w:ins w:author="Rossi Rossi" w:id="28" w:date="2026-09-22T06:56:59Z"/>
            </w:sdtContent>
          </w:sdt>
        </w:p>
      </w:sdtContent>
    </w:sdt>
    <w:sdt>
      <w:sdtPr>
        <w:id w:val="-1978029886"/>
        <w:tag w:val="goog_rdk_1271"/>
      </w:sdtPr>
      <w:sdtContent>
        <w:p w:rsidR="00000000" w:rsidDel="00000000" w:rsidP="00000000" w:rsidRDefault="00000000" w:rsidRPr="00000000" w14:paraId="0000019B">
          <w:pPr>
            <w:numPr>
              <w:ilvl w:val="1"/>
              <w:numId w:val="6"/>
            </w:numPr>
            <w:ind w:left="502" w:hanging="360"/>
            <w:rPr>
              <w:ins w:author="Rossi Rossi" w:id="28" w:date="2026-09-22T06:56:59Z"/>
            </w:rPr>
          </w:pPr>
          <w:sdt>
            <w:sdtPr>
              <w:id w:val="68797263"/>
              <w:tag w:val="goog_rdk_1269"/>
            </w:sdtPr>
            <w:sdtContent>
              <w:ins w:author="Rossi Rossi" w:id="28" w:date="2026-09-22T06:56:59Z"/>
              <w:sdt>
                <w:sdtPr>
                  <w:id w:val="1767982997"/>
                  <w:tag w:val="goog_rdk_127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**API restrictions** , use the **Select API restrictions** drop-down to select the APIs you want this key to access. Do not select the **Generative</w:t>
                    </w:r>
                  </w:ins>
                </w:sdtContent>
              </w:sdt>
              <w:ins w:author="Rossi Rossi" w:id="28" w:date="2026-09-22T06:56:59Z"/>
            </w:sdtContent>
          </w:sdt>
        </w:p>
      </w:sdtContent>
    </w:sdt>
    <w:sdt>
      <w:sdtPr>
        <w:id w:val="1938771792"/>
        <w:tag w:val="goog_rdk_1274"/>
      </w:sdtPr>
      <w:sdtContent>
        <w:p w:rsidR="00000000" w:rsidDel="00000000" w:rsidP="00000000" w:rsidRDefault="00000000" w:rsidRPr="00000000" w14:paraId="0000019C">
          <w:pPr>
            <w:numPr>
              <w:ilvl w:val="1"/>
              <w:numId w:val="6"/>
            </w:numPr>
            <w:ind w:left="502" w:hanging="360"/>
            <w:rPr>
              <w:ins w:author="Rossi Rossi" w:id="28" w:date="2026-09-22T06:56:59Z"/>
            </w:rPr>
          </w:pPr>
          <w:sdt>
            <w:sdtPr>
              <w:id w:val="-366070012"/>
              <w:tag w:val="goog_rdk_1272"/>
            </w:sdtPr>
            <w:sdtContent>
              <w:ins w:author="Rossi Rossi" w:id="28" w:date="2026-09-22T06:56:59Z"/>
              <w:sdt>
                <w:sdtPr>
                  <w:id w:val="-553001441"/>
                  <w:tag w:val="goog_rdk_127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Language API**.</w:t>
                    </w:r>
                  </w:ins>
                </w:sdtContent>
              </w:sdt>
              <w:ins w:author="Rossi Rossi" w:id="28" w:date="2026-09-22T06:56:59Z"/>
            </w:sdtContent>
          </w:sdt>
        </w:p>
      </w:sdtContent>
    </w:sdt>
    <w:sdt>
      <w:sdtPr>
        <w:id w:val="422892205"/>
        <w:tag w:val="goog_rdk_1277"/>
      </w:sdtPr>
      <w:sdtContent>
        <w:p w:rsidR="00000000" w:rsidDel="00000000" w:rsidP="00000000" w:rsidRDefault="00000000" w:rsidRPr="00000000" w14:paraId="0000019D">
          <w:pPr>
            <w:numPr>
              <w:ilvl w:val="1"/>
              <w:numId w:val="6"/>
            </w:numPr>
            <w:ind w:left="502" w:hanging="360"/>
            <w:rPr>
              <w:ins w:author="Rossi Rossi" w:id="28" w:date="2026-09-22T06:56:59Z"/>
            </w:rPr>
          </w:pPr>
          <w:sdt>
            <w:sdtPr>
              <w:id w:val="-736677901"/>
              <w:tag w:val="goog_rdk_1275"/>
            </w:sdtPr>
            <w:sdtContent>
              <w:ins w:author="Rossi Rossi" w:id="28" w:date="2026-09-22T06:56:59Z"/>
              <w:sdt>
                <w:sdtPr>
                  <w:id w:val="470968198"/>
                  <w:tag w:val="goog_rdk_127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Click **Save**. Create a separate, restricted key in AI Studio to continue using the Gemini API.</w:t>
                    </w:r>
                  </w:ins>
                </w:sdtContent>
              </w:sdt>
              <w:ins w:author="Rossi Rossi" w:id="28" w:date="2026-09-22T06:56:59Z"/>
            </w:sdtContent>
          </w:sdt>
        </w:p>
      </w:sdtContent>
    </w:sdt>
    <w:sdt>
      <w:sdtPr>
        <w:id w:val="1732255961"/>
        <w:tag w:val="goog_rdk_1280"/>
      </w:sdtPr>
      <w:sdtContent>
        <w:p w:rsidR="00000000" w:rsidDel="00000000" w:rsidP="00000000" w:rsidRDefault="00000000" w:rsidRPr="00000000" w14:paraId="0000019E">
          <w:pPr>
            <w:numPr>
              <w:ilvl w:val="1"/>
              <w:numId w:val="6"/>
            </w:numPr>
            <w:ind w:left="502" w:hanging="360"/>
            <w:rPr>
              <w:ins w:author="Rossi Rossi" w:id="28" w:date="2026-09-22T06:56:59Z"/>
            </w:rPr>
          </w:pPr>
          <w:sdt>
            <w:sdtPr>
              <w:id w:val="-2028160388"/>
              <w:tag w:val="goog_rdk_1278"/>
            </w:sdtPr>
            <w:sdtContent>
              <w:ins w:author="Rossi Rossi" w:id="28" w:date="2026-09-22T06:56:59Z"/>
              <w:sdt>
                <w:sdtPr>
                  <w:id w:val="1128613193"/>
                  <w:tag w:val="goog_rdk_127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43576306"/>
        <w:tag w:val="goog_rdk_1283"/>
      </w:sdtPr>
      <w:sdtContent>
        <w:p w:rsidR="00000000" w:rsidDel="00000000" w:rsidP="00000000" w:rsidRDefault="00000000" w:rsidRPr="00000000" w14:paraId="0000019F">
          <w:pPr>
            <w:numPr>
              <w:ilvl w:val="1"/>
              <w:numId w:val="6"/>
            </w:numPr>
            <w:ind w:left="502" w:hanging="360"/>
            <w:rPr>
              <w:ins w:author="Rossi Rossi" w:id="28" w:date="2026-09-22T06:56:59Z"/>
            </w:rPr>
          </w:pPr>
          <w:sdt>
            <w:sdtPr>
              <w:id w:val="-1970529222"/>
              <w:tag w:val="goog_rdk_1281"/>
            </w:sdtPr>
            <w:sdtContent>
              <w:ins w:author="Rossi Rossi" w:id="28" w:date="2026-09-22T06:56:59Z"/>
              <w:sdt>
                <w:sdtPr>
                  <w:id w:val="-79329054"/>
                  <w:tag w:val="goog_rdk_128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Blocked dormant keys</w:t>
                    </w:r>
                  </w:ins>
                </w:sdtContent>
              </w:sdt>
              <w:ins w:author="Rossi Rossi" w:id="28" w:date="2026-09-22T06:56:59Z"/>
            </w:sdtContent>
          </w:sdt>
        </w:p>
      </w:sdtContent>
    </w:sdt>
    <w:sdt>
      <w:sdtPr>
        <w:id w:val="1355810900"/>
        <w:tag w:val="goog_rdk_1286"/>
      </w:sdtPr>
      <w:sdtContent>
        <w:p w:rsidR="00000000" w:rsidDel="00000000" w:rsidP="00000000" w:rsidRDefault="00000000" w:rsidRPr="00000000" w14:paraId="000001A0">
          <w:pPr>
            <w:numPr>
              <w:ilvl w:val="1"/>
              <w:numId w:val="6"/>
            </w:numPr>
            <w:ind w:left="502" w:hanging="360"/>
            <w:rPr>
              <w:ins w:author="Rossi Rossi" w:id="28" w:date="2026-09-22T06:56:59Z"/>
            </w:rPr>
          </w:pPr>
          <w:sdt>
            <w:sdtPr>
              <w:id w:val="-617419486"/>
              <w:tag w:val="goog_rdk_1284"/>
            </w:sdtPr>
            <w:sdtContent>
              <w:ins w:author="Rossi Rossi" w:id="28" w:date="2026-09-22T06:56:59Z"/>
              <w:sdt>
                <w:sdtPr>
                  <w:id w:val="-887762507"/>
                  <w:tag w:val="goog_rdk_128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37422801"/>
        <w:tag w:val="goog_rdk_1289"/>
      </w:sdtPr>
      <w:sdtContent>
        <w:p w:rsidR="00000000" w:rsidDel="00000000" w:rsidP="00000000" w:rsidRDefault="00000000" w:rsidRPr="00000000" w14:paraId="000001A1">
          <w:pPr>
            <w:numPr>
              <w:ilvl w:val="1"/>
              <w:numId w:val="6"/>
            </w:numPr>
            <w:ind w:left="502" w:hanging="360"/>
            <w:rPr>
              <w:ins w:author="Rossi Rossi" w:id="28" w:date="2026-09-22T06:56:59Z"/>
            </w:rPr>
          </w:pPr>
          <w:sdt>
            <w:sdtPr>
              <w:id w:val="-667745447"/>
              <w:tag w:val="goog_rdk_1287"/>
            </w:sdtPr>
            <w:sdtContent>
              <w:ins w:author="Rossi Rossi" w:id="28" w:date="2026-09-22T06:56:59Z"/>
              <w:sdt>
                <w:sdtPr>
                  <w:id w:val="1949072239"/>
                  <w:tag w:val="goog_rdk_128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Starting May 7, 2026, the Gemini API blocks unrestricted API keys that have</w:t>
                    </w:r>
                  </w:ins>
                </w:sdtContent>
              </w:sdt>
              <w:ins w:author="Rossi Rossi" w:id="28" w:date="2026-09-22T06:56:59Z"/>
            </w:sdtContent>
          </w:sdt>
        </w:p>
      </w:sdtContent>
    </w:sdt>
    <w:sdt>
      <w:sdtPr>
        <w:id w:val="1015103541"/>
        <w:tag w:val="goog_rdk_1292"/>
      </w:sdtPr>
      <w:sdtContent>
        <w:p w:rsidR="00000000" w:rsidDel="00000000" w:rsidP="00000000" w:rsidRDefault="00000000" w:rsidRPr="00000000" w14:paraId="000001A2">
          <w:pPr>
            <w:numPr>
              <w:ilvl w:val="1"/>
              <w:numId w:val="6"/>
            </w:numPr>
            <w:ind w:left="502" w:hanging="360"/>
            <w:rPr>
              <w:ins w:author="Rossi Rossi" w:id="28" w:date="2026-09-22T06:56:59Z"/>
            </w:rPr>
          </w:pPr>
          <w:sdt>
            <w:sdtPr>
              <w:id w:val="-847696738"/>
              <w:tag w:val="goog_rdk_1290"/>
            </w:sdtPr>
            <w:sdtContent>
              <w:ins w:author="Rossi Rossi" w:id="28" w:date="2026-09-22T06:56:59Z"/>
              <w:sdt>
                <w:sdtPr>
                  <w:id w:val="1349459175"/>
                  <w:tag w:val="goog_rdk_12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been dormant for an extended period. These keys show a **Blocked** tag in AI</w:t>
                    </w:r>
                  </w:ins>
                </w:sdtContent>
              </w:sdt>
              <w:ins w:author="Rossi Rossi" w:id="28" w:date="2026-09-22T06:56:59Z"/>
            </w:sdtContent>
          </w:sdt>
        </w:p>
      </w:sdtContent>
    </w:sdt>
    <w:sdt>
      <w:sdtPr>
        <w:id w:val="772410984"/>
        <w:tag w:val="goog_rdk_1295"/>
      </w:sdtPr>
      <w:sdtContent>
        <w:p w:rsidR="00000000" w:rsidDel="00000000" w:rsidP="00000000" w:rsidRDefault="00000000" w:rsidRPr="00000000" w14:paraId="000001A3">
          <w:pPr>
            <w:numPr>
              <w:ilvl w:val="1"/>
              <w:numId w:val="6"/>
            </w:numPr>
            <w:ind w:left="502" w:hanging="360"/>
            <w:rPr>
              <w:ins w:author="Rossi Rossi" w:id="28" w:date="2026-09-22T06:56:59Z"/>
            </w:rPr>
          </w:pPr>
          <w:sdt>
            <w:sdtPr>
              <w:id w:val="-10438359"/>
              <w:tag w:val="goog_rdk_1293"/>
            </w:sdtPr>
            <w:sdtContent>
              <w:ins w:author="Rossi Rossi" w:id="28" w:date="2026-09-22T06:56:59Z"/>
              <w:sdt>
                <w:sdtPr>
                  <w:id w:val="1806653233"/>
                  <w:tag w:val="goog_rdk_129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Studio. You must generate a new key or use an existing restricted key to</w:t>
                    </w:r>
                  </w:ins>
                </w:sdtContent>
              </w:sdt>
              <w:ins w:author="Rossi Rossi" w:id="28" w:date="2026-09-22T06:56:59Z"/>
            </w:sdtContent>
          </w:sdt>
        </w:p>
      </w:sdtContent>
    </w:sdt>
    <w:sdt>
      <w:sdtPr>
        <w:id w:val="1107167389"/>
        <w:tag w:val="goog_rdk_1298"/>
      </w:sdtPr>
      <w:sdtContent>
        <w:p w:rsidR="00000000" w:rsidDel="00000000" w:rsidP="00000000" w:rsidRDefault="00000000" w:rsidRPr="00000000" w14:paraId="000001A4">
          <w:pPr>
            <w:numPr>
              <w:ilvl w:val="1"/>
              <w:numId w:val="6"/>
            </w:numPr>
            <w:ind w:left="502" w:hanging="360"/>
            <w:rPr>
              <w:ins w:author="Rossi Rossi" w:id="28" w:date="2026-09-22T06:56:59Z"/>
            </w:rPr>
          </w:pPr>
          <w:sdt>
            <w:sdtPr>
              <w:id w:val="1112397205"/>
              <w:tag w:val="goog_rdk_1296"/>
            </w:sdtPr>
            <w:sdtContent>
              <w:ins w:author="Rossi Rossi" w:id="28" w:date="2026-09-22T06:56:59Z"/>
              <w:sdt>
                <w:sdtPr>
                  <w:id w:val="-1451036038"/>
                  <w:tag w:val="goog_rdk_12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continue.</w:t>
                    </w:r>
                  </w:ins>
                </w:sdtContent>
              </w:sdt>
              <w:ins w:author="Rossi Rossi" w:id="28" w:date="2026-09-22T06:56:59Z"/>
            </w:sdtContent>
          </w:sdt>
        </w:p>
      </w:sdtContent>
    </w:sdt>
    <w:sdt>
      <w:sdtPr>
        <w:id w:val="2036787065"/>
        <w:tag w:val="goog_rdk_1301"/>
      </w:sdtPr>
      <w:sdtContent>
        <w:p w:rsidR="00000000" w:rsidDel="00000000" w:rsidP="00000000" w:rsidRDefault="00000000" w:rsidRPr="00000000" w14:paraId="000001A5">
          <w:pPr>
            <w:numPr>
              <w:ilvl w:val="1"/>
              <w:numId w:val="6"/>
            </w:numPr>
            <w:ind w:left="502" w:hanging="360"/>
            <w:rPr>
              <w:ins w:author="Rossi Rossi" w:id="28" w:date="2026-09-22T06:56:59Z"/>
            </w:rPr>
          </w:pPr>
          <w:sdt>
            <w:sdtPr>
              <w:id w:val="-129452340"/>
              <w:tag w:val="goog_rdk_1299"/>
            </w:sdtPr>
            <w:sdtContent>
              <w:ins w:author="Rossi Rossi" w:id="28" w:date="2026-09-22T06:56:59Z"/>
              <w:sdt>
                <w:sdtPr>
                  <w:id w:val="-913224231"/>
                  <w:tag w:val="goog_rdk_130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89241447"/>
        <w:tag w:val="goog_rdk_1304"/>
      </w:sdtPr>
      <w:sdtContent>
        <w:p w:rsidR="00000000" w:rsidDel="00000000" w:rsidP="00000000" w:rsidRDefault="00000000" w:rsidRPr="00000000" w14:paraId="000001A6">
          <w:pPr>
            <w:numPr>
              <w:ilvl w:val="1"/>
              <w:numId w:val="6"/>
            </w:numPr>
            <w:ind w:left="502" w:hanging="360"/>
            <w:rPr>
              <w:ins w:author="Rossi Rossi" w:id="28" w:date="2026-09-22T06:56:59Z"/>
            </w:rPr>
          </w:pPr>
          <w:sdt>
            <w:sdtPr>
              <w:id w:val="-974941281"/>
              <w:tag w:val="goog_rdk_1302"/>
            </w:sdtPr>
            <w:sdtContent>
              <w:ins w:author="Rossi Rossi" w:id="28" w:date="2026-09-22T06:56:59Z"/>
              <w:sdt>
                <w:sdtPr>
                  <w:id w:val="-2052055518"/>
                  <w:tag w:val="goog_rdk_130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Migrate to an auth key</w:t>
                    </w:r>
                  </w:ins>
                </w:sdtContent>
              </w:sdt>
              <w:ins w:author="Rossi Rossi" w:id="28" w:date="2026-09-22T06:56:59Z"/>
            </w:sdtContent>
          </w:sdt>
        </w:p>
      </w:sdtContent>
    </w:sdt>
    <w:sdt>
      <w:sdtPr>
        <w:id w:val="-1015739998"/>
        <w:tag w:val="goog_rdk_1307"/>
      </w:sdtPr>
      <w:sdtContent>
        <w:p w:rsidR="00000000" w:rsidDel="00000000" w:rsidP="00000000" w:rsidRDefault="00000000" w:rsidRPr="00000000" w14:paraId="000001A7">
          <w:pPr>
            <w:numPr>
              <w:ilvl w:val="1"/>
              <w:numId w:val="6"/>
            </w:numPr>
            <w:ind w:left="502" w:hanging="360"/>
            <w:rPr>
              <w:ins w:author="Rossi Rossi" w:id="28" w:date="2026-09-22T06:56:59Z"/>
            </w:rPr>
          </w:pPr>
          <w:sdt>
            <w:sdtPr>
              <w:id w:val="1861578478"/>
              <w:tag w:val="goog_rdk_1305"/>
            </w:sdtPr>
            <w:sdtContent>
              <w:ins w:author="Rossi Rossi" w:id="28" w:date="2026-09-22T06:56:59Z"/>
              <w:sdt>
                <w:sdtPr>
                  <w:id w:val="1449753281"/>
                  <w:tag w:val="goog_rdk_130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97511752"/>
        <w:tag w:val="goog_rdk_1310"/>
      </w:sdtPr>
      <w:sdtContent>
        <w:p w:rsidR="00000000" w:rsidDel="00000000" w:rsidP="00000000" w:rsidRDefault="00000000" w:rsidRPr="00000000" w14:paraId="000001A8">
          <w:pPr>
            <w:numPr>
              <w:ilvl w:val="1"/>
              <w:numId w:val="6"/>
            </w:numPr>
            <w:ind w:left="502" w:hanging="360"/>
            <w:rPr>
              <w:ins w:author="Rossi Rossi" w:id="28" w:date="2026-09-22T06:56:59Z"/>
            </w:rPr>
          </w:pPr>
          <w:sdt>
            <w:sdtPr>
              <w:id w:val="317960721"/>
              <w:tag w:val="goog_rdk_1308"/>
            </w:sdtPr>
            <w:sdtContent>
              <w:ins w:author="Rossi Rossi" w:id="28" w:date="2026-09-22T06:56:59Z"/>
              <w:sdt>
                <w:sdtPr>
                  <w:id w:val="-1547354571"/>
                  <w:tag w:val="goog_rdk_130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Follow these steps to create a new auth API key and update your applications:</w:t>
                    </w:r>
                  </w:ins>
                </w:sdtContent>
              </w:sdt>
              <w:ins w:author="Rossi Rossi" w:id="28" w:date="2026-09-22T06:56:59Z"/>
            </w:sdtContent>
          </w:sdt>
        </w:p>
      </w:sdtContent>
    </w:sdt>
    <w:sdt>
      <w:sdtPr>
        <w:id w:val="1143484478"/>
        <w:tag w:val="goog_rdk_1313"/>
      </w:sdtPr>
      <w:sdtContent>
        <w:p w:rsidR="00000000" w:rsidDel="00000000" w:rsidP="00000000" w:rsidRDefault="00000000" w:rsidRPr="00000000" w14:paraId="000001A9">
          <w:pPr>
            <w:numPr>
              <w:ilvl w:val="1"/>
              <w:numId w:val="6"/>
            </w:numPr>
            <w:ind w:left="502" w:hanging="360"/>
            <w:rPr>
              <w:ins w:author="Rossi Rossi" w:id="28" w:date="2026-09-22T06:56:59Z"/>
            </w:rPr>
          </w:pPr>
          <w:sdt>
            <w:sdtPr>
              <w:id w:val="1878300939"/>
              <w:tag w:val="goog_rdk_1311"/>
            </w:sdtPr>
            <w:sdtContent>
              <w:ins w:author="Rossi Rossi" w:id="28" w:date="2026-09-22T06:56:59Z"/>
              <w:sdt>
                <w:sdtPr>
                  <w:id w:val="1232056890"/>
                  <w:tag w:val="goog_rdk_131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1547186"/>
        <w:tag w:val="goog_rdk_1316"/>
      </w:sdtPr>
      <w:sdtContent>
        <w:p w:rsidR="00000000" w:rsidDel="00000000" w:rsidP="00000000" w:rsidRDefault="00000000" w:rsidRPr="00000000" w14:paraId="000001AA">
          <w:pPr>
            <w:numPr>
              <w:ilvl w:val="1"/>
              <w:numId w:val="6"/>
            </w:numPr>
            <w:ind w:left="502" w:hanging="360"/>
            <w:rPr>
              <w:ins w:author="Rossi Rossi" w:id="28" w:date="2026-09-22T06:56:59Z"/>
            </w:rPr>
          </w:pPr>
          <w:sdt>
            <w:sdtPr>
              <w:id w:val="-358323402"/>
              <w:tag w:val="goog_rdk_1314"/>
            </w:sdtPr>
            <w:sdtContent>
              <w:ins w:author="Rossi Rossi" w:id="28" w:date="2026-09-22T06:56:59Z"/>
              <w:sdt>
                <w:sdtPr>
                  <w:id w:val="1586991336"/>
                  <w:tag w:val="goog_rdk_131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the [AI Studio API Keys page](https://aistudio.google.com/api-keys).</w:t>
                    </w:r>
                  </w:ins>
                </w:sdtContent>
              </w:sdt>
              <w:ins w:author="Rossi Rossi" w:id="28" w:date="2026-09-22T06:56:59Z"/>
            </w:sdtContent>
          </w:sdt>
        </w:p>
      </w:sdtContent>
    </w:sdt>
    <w:sdt>
      <w:sdtPr>
        <w:id w:val="-1178799300"/>
        <w:tag w:val="goog_rdk_1319"/>
      </w:sdtPr>
      <w:sdtContent>
        <w:p w:rsidR="00000000" w:rsidDel="00000000" w:rsidP="00000000" w:rsidRDefault="00000000" w:rsidRPr="00000000" w14:paraId="000001AB">
          <w:pPr>
            <w:numPr>
              <w:ilvl w:val="1"/>
              <w:numId w:val="6"/>
            </w:numPr>
            <w:ind w:left="502" w:hanging="360"/>
            <w:rPr>
              <w:ins w:author="Rossi Rossi" w:id="28" w:date="2026-09-22T06:56:59Z"/>
            </w:rPr>
          </w:pPr>
          <w:sdt>
            <w:sdtPr>
              <w:id w:val="-659061196"/>
              <w:tag w:val="goog_rdk_1317"/>
            </w:sdtPr>
            <w:sdtContent>
              <w:ins w:author="Rossi Rossi" w:id="28" w:date="2026-09-22T06:56:59Z"/>
              <w:sdt>
                <w:sdtPr>
                  <w:id w:val="589123929"/>
                  <w:tag w:val="goog_rdk_131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Check the **Key Type** column to identify any keys listed as **Standard**.</w:t>
                    </w:r>
                  </w:ins>
                </w:sdtContent>
              </w:sdt>
              <w:ins w:author="Rossi Rossi" w:id="28" w:date="2026-09-22T06:56:59Z"/>
            </w:sdtContent>
          </w:sdt>
        </w:p>
      </w:sdtContent>
    </w:sdt>
    <w:sdt>
      <w:sdtPr>
        <w:id w:val="-1120926548"/>
        <w:tag w:val="goog_rdk_1322"/>
      </w:sdtPr>
      <w:sdtContent>
        <w:p w:rsidR="00000000" w:rsidDel="00000000" w:rsidP="00000000" w:rsidRDefault="00000000" w:rsidRPr="00000000" w14:paraId="000001AC">
          <w:pPr>
            <w:numPr>
              <w:ilvl w:val="1"/>
              <w:numId w:val="6"/>
            </w:numPr>
            <w:ind w:left="502" w:hanging="360"/>
            <w:rPr>
              <w:ins w:author="Rossi Rossi" w:id="28" w:date="2026-09-22T06:56:59Z"/>
            </w:rPr>
          </w:pPr>
          <w:sdt>
            <w:sdtPr>
              <w:id w:val="-224184203"/>
              <w:tag w:val="goog_rdk_1320"/>
            </w:sdtPr>
            <w:sdtContent>
              <w:ins w:author="Rossi Rossi" w:id="28" w:date="2026-09-22T06:56:59Z"/>
              <w:sdt>
                <w:sdtPr>
                  <w:id w:val="-856832273"/>
                  <w:tag w:val="goog_rdk_13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Click **Create API key** to generate a new key. All new keys created in AI Studio are automatically created as auth keys.</w:t>
                    </w:r>
                  </w:ins>
                </w:sdtContent>
              </w:sdt>
              <w:ins w:author="Rossi Rossi" w:id="28" w:date="2026-09-22T06:56:59Z"/>
            </w:sdtContent>
          </w:sdt>
        </w:p>
      </w:sdtContent>
    </w:sdt>
    <w:sdt>
      <w:sdtPr>
        <w:id w:val="-844457918"/>
        <w:tag w:val="goog_rdk_1325"/>
      </w:sdtPr>
      <w:sdtContent>
        <w:p w:rsidR="00000000" w:rsidDel="00000000" w:rsidP="00000000" w:rsidRDefault="00000000" w:rsidRPr="00000000" w14:paraId="000001AD">
          <w:pPr>
            <w:numPr>
              <w:ilvl w:val="1"/>
              <w:numId w:val="6"/>
            </w:numPr>
            <w:ind w:left="502" w:hanging="360"/>
            <w:rPr>
              <w:ins w:author="Rossi Rossi" w:id="28" w:date="2026-09-22T06:56:59Z"/>
            </w:rPr>
          </w:pPr>
          <w:sdt>
            <w:sdtPr>
              <w:id w:val="-525898586"/>
              <w:tag w:val="goog_rdk_1323"/>
            </w:sdtPr>
            <w:sdtContent>
              <w:ins w:author="Rossi Rossi" w:id="28" w:date="2026-09-22T06:56:59Z"/>
              <w:sdt>
                <w:sdtPr>
                  <w:id w:val="-1314779360"/>
                  <w:tag w:val="goog_rdk_132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Copy the new auth API key.</w:t>
                    </w:r>
                  </w:ins>
                </w:sdtContent>
              </w:sdt>
              <w:ins w:author="Rossi Rossi" w:id="28" w:date="2026-09-22T06:56:59Z"/>
            </w:sdtContent>
          </w:sdt>
        </w:p>
      </w:sdtContent>
    </w:sdt>
    <w:sdt>
      <w:sdtPr>
        <w:id w:val="2004088288"/>
        <w:tag w:val="goog_rdk_1328"/>
      </w:sdtPr>
      <w:sdtContent>
        <w:p w:rsidR="00000000" w:rsidDel="00000000" w:rsidP="00000000" w:rsidRDefault="00000000" w:rsidRPr="00000000" w14:paraId="000001AE">
          <w:pPr>
            <w:numPr>
              <w:ilvl w:val="1"/>
              <w:numId w:val="6"/>
            </w:numPr>
            <w:ind w:left="502" w:hanging="360"/>
            <w:rPr>
              <w:ins w:author="Rossi Rossi" w:id="28" w:date="2026-09-22T06:56:59Z"/>
            </w:rPr>
          </w:pPr>
          <w:sdt>
            <w:sdtPr>
              <w:id w:val="-1905057076"/>
              <w:tag w:val="goog_rdk_1326"/>
            </w:sdtPr>
            <w:sdtContent>
              <w:ins w:author="Rossi Rossi" w:id="28" w:date="2026-09-22T06:56:59Z"/>
              <w:sdt>
                <w:sdtPr>
                  <w:id w:val="-239152875"/>
                  <w:tag w:val="goog_rdk_13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Update your application code, environment variables, and any deployment configurations to use the new auth API key.</w:t>
                    </w:r>
                  </w:ins>
                </w:sdtContent>
              </w:sdt>
              <w:ins w:author="Rossi Rossi" w:id="28" w:date="2026-09-22T06:56:59Z"/>
            </w:sdtContent>
          </w:sdt>
        </w:p>
      </w:sdtContent>
    </w:sdt>
    <w:sdt>
      <w:sdtPr>
        <w:id w:val="-643243394"/>
        <w:tag w:val="goog_rdk_1331"/>
      </w:sdtPr>
      <w:sdtContent>
        <w:p w:rsidR="00000000" w:rsidDel="00000000" w:rsidP="00000000" w:rsidRDefault="00000000" w:rsidRPr="00000000" w14:paraId="000001AF">
          <w:pPr>
            <w:numPr>
              <w:ilvl w:val="1"/>
              <w:numId w:val="6"/>
            </w:numPr>
            <w:ind w:left="502" w:hanging="360"/>
            <w:rPr>
              <w:ins w:author="Rossi Rossi" w:id="28" w:date="2026-09-22T06:56:59Z"/>
            </w:rPr>
          </w:pPr>
          <w:sdt>
            <w:sdtPr>
              <w:id w:val="1340980046"/>
              <w:tag w:val="goog_rdk_1329"/>
            </w:sdtPr>
            <w:sdtContent>
              <w:ins w:author="Rossi Rossi" w:id="28" w:date="2026-09-22T06:56:59Z"/>
              <w:sdt>
                <w:sdtPr>
                  <w:id w:val="1546439494"/>
                  <w:tag w:val="goog_rdk_133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6. Test your application to confirm it works correctly with the new key.</w:t>
                    </w:r>
                  </w:ins>
                </w:sdtContent>
              </w:sdt>
              <w:ins w:author="Rossi Rossi" w:id="28" w:date="2026-09-22T06:56:59Z"/>
            </w:sdtContent>
          </w:sdt>
        </w:p>
      </w:sdtContent>
    </w:sdt>
    <w:sdt>
      <w:sdtPr>
        <w:id w:val="1343677805"/>
        <w:tag w:val="goog_rdk_1334"/>
      </w:sdtPr>
      <w:sdtContent>
        <w:p w:rsidR="00000000" w:rsidDel="00000000" w:rsidP="00000000" w:rsidRDefault="00000000" w:rsidRPr="00000000" w14:paraId="000001B0">
          <w:pPr>
            <w:numPr>
              <w:ilvl w:val="1"/>
              <w:numId w:val="6"/>
            </w:numPr>
            <w:ind w:left="502" w:hanging="360"/>
            <w:rPr>
              <w:ins w:author="Rossi Rossi" w:id="28" w:date="2026-09-22T06:56:59Z"/>
            </w:rPr>
          </w:pPr>
          <w:sdt>
            <w:sdtPr>
              <w:id w:val="-386985471"/>
              <w:tag w:val="goog_rdk_1332"/>
            </w:sdtPr>
            <w:sdtContent>
              <w:ins w:author="Rossi Rossi" w:id="28" w:date="2026-09-22T06:56:59Z"/>
              <w:sdt>
                <w:sdtPr>
                  <w:id w:val="-1178291525"/>
                  <w:tag w:val="goog_rdk_13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7. Once verified, delete or revoke your old traffic key to prevent misuse.</w:t>
                    </w:r>
                  </w:ins>
                </w:sdtContent>
              </w:sdt>
              <w:ins w:author="Rossi Rossi" w:id="28" w:date="2026-09-22T06:56:59Z"/>
            </w:sdtContent>
          </w:sdt>
        </w:p>
      </w:sdtContent>
    </w:sdt>
    <w:sdt>
      <w:sdtPr>
        <w:id w:val="969531661"/>
        <w:tag w:val="goog_rdk_1337"/>
      </w:sdtPr>
      <w:sdtContent>
        <w:p w:rsidR="00000000" w:rsidDel="00000000" w:rsidP="00000000" w:rsidRDefault="00000000" w:rsidRPr="00000000" w14:paraId="000001B1">
          <w:pPr>
            <w:numPr>
              <w:ilvl w:val="1"/>
              <w:numId w:val="6"/>
            </w:numPr>
            <w:ind w:left="502" w:hanging="360"/>
            <w:rPr>
              <w:ins w:author="Rossi Rossi" w:id="28" w:date="2026-09-22T06:56:59Z"/>
            </w:rPr>
          </w:pPr>
          <w:sdt>
            <w:sdtPr>
              <w:id w:val="955279403"/>
              <w:tag w:val="goog_rdk_1335"/>
            </w:sdtPr>
            <w:sdtContent>
              <w:ins w:author="Rossi Rossi" w:id="28" w:date="2026-09-22T06:56:59Z"/>
              <w:sdt>
                <w:sdtPr>
                  <w:id w:val="302538659"/>
                  <w:tag w:val="goog_rdk_133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35601975"/>
        <w:tag w:val="goog_rdk_1340"/>
      </w:sdtPr>
      <w:sdtContent>
        <w:p w:rsidR="00000000" w:rsidDel="00000000" w:rsidP="00000000" w:rsidRDefault="00000000" w:rsidRPr="00000000" w14:paraId="000001B2">
          <w:pPr>
            <w:numPr>
              <w:ilvl w:val="1"/>
              <w:numId w:val="6"/>
            </w:numPr>
            <w:ind w:left="502" w:hanging="360"/>
            <w:rPr>
              <w:ins w:author="Rossi Rossi" w:id="28" w:date="2026-09-22T06:56:59Z"/>
            </w:rPr>
          </w:pPr>
          <w:sdt>
            <w:sdtPr>
              <w:id w:val="-1560273378"/>
              <w:tag w:val="goog_rdk_1338"/>
            </w:sdtPr>
            <w:sdtContent>
              <w:ins w:author="Rossi Rossi" w:id="28" w:date="2026-09-22T06:56:59Z"/>
              <w:sdt>
                <w:sdtPr>
                  <w:id w:val="-1016901926"/>
                  <w:tag w:val="goog_rdk_133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1733836191"/>
        <w:tag w:val="goog_rdk_1343"/>
      </w:sdtPr>
      <w:sdtContent>
        <w:p w:rsidR="00000000" w:rsidDel="00000000" w:rsidP="00000000" w:rsidRDefault="00000000" w:rsidRPr="00000000" w14:paraId="000001B3">
          <w:pPr>
            <w:numPr>
              <w:ilvl w:val="1"/>
              <w:numId w:val="6"/>
            </w:numPr>
            <w:ind w:left="502" w:hanging="360"/>
            <w:rPr>
              <w:ins w:author="Rossi Rossi" w:id="28" w:date="2026-09-22T06:56:59Z"/>
            </w:rPr>
          </w:pPr>
          <w:sdt>
            <w:sdtPr>
              <w:id w:val="1233272750"/>
              <w:tag w:val="goog_rdk_1341"/>
            </w:sdtPr>
            <w:sdtContent>
              <w:ins w:author="Rossi Rossi" w:id="28" w:date="2026-09-22T06:56:59Z"/>
              <w:sdt>
                <w:sdtPr>
                  <w:id w:val="2056023552"/>
                  <w:tag w:val="goog_rdk_134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If you don't see your keys, you may need to import your Cloud projects into AI Studio. Refer to the [import projects](https://ai.google.dev/gemini-api/docs/api-key#import-projects) section for instructions.</w:t>
                    </w:r>
                  </w:ins>
                </w:sdtContent>
              </w:sdt>
              <w:ins w:author="Rossi Rossi" w:id="28" w:date="2026-09-22T06:56:59Z"/>
            </w:sdtContent>
          </w:sdt>
        </w:p>
      </w:sdtContent>
    </w:sdt>
    <w:sdt>
      <w:sdtPr>
        <w:id w:val="-316352755"/>
        <w:tag w:val="goog_rdk_1346"/>
      </w:sdtPr>
      <w:sdtContent>
        <w:p w:rsidR="00000000" w:rsidDel="00000000" w:rsidP="00000000" w:rsidRDefault="00000000" w:rsidRPr="00000000" w14:paraId="000001B4">
          <w:pPr>
            <w:numPr>
              <w:ilvl w:val="1"/>
              <w:numId w:val="6"/>
            </w:numPr>
            <w:ind w:left="502" w:hanging="360"/>
            <w:rPr>
              <w:ins w:author="Rossi Rossi" w:id="28" w:date="2026-09-22T06:56:59Z"/>
            </w:rPr>
          </w:pPr>
          <w:sdt>
            <w:sdtPr>
              <w:id w:val="-595075788"/>
              <w:tag w:val="goog_rdk_1344"/>
            </w:sdtPr>
            <w:sdtContent>
              <w:ins w:author="Rossi Rossi" w:id="28" w:date="2026-09-22T06:56:59Z"/>
              <w:sdt>
                <w:sdtPr>
                  <w:id w:val="769866554"/>
                  <w:tag w:val="goog_rdk_134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492396471"/>
        <w:tag w:val="goog_rdk_1349"/>
      </w:sdtPr>
      <w:sdtContent>
        <w:p w:rsidR="00000000" w:rsidDel="00000000" w:rsidP="00000000" w:rsidRDefault="00000000" w:rsidRPr="00000000" w14:paraId="000001B5">
          <w:pPr>
            <w:numPr>
              <w:ilvl w:val="1"/>
              <w:numId w:val="6"/>
            </w:numPr>
            <w:ind w:left="502" w:hanging="360"/>
            <w:rPr>
              <w:ins w:author="Rossi Rossi" w:id="28" w:date="2026-09-22T06:56:59Z"/>
            </w:rPr>
          </w:pPr>
          <w:sdt>
            <w:sdtPr>
              <w:id w:val="147273235"/>
              <w:tag w:val="goog_rdk_1347"/>
            </w:sdtPr>
            <w:sdtContent>
              <w:ins w:author="Rossi Rossi" w:id="28" w:date="2026-09-22T06:56:59Z"/>
              <w:sdt>
                <w:sdtPr>
                  <w:id w:val="1122120333"/>
                  <w:tag w:val="goog_rdk_13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Limitations</w:t>
                    </w:r>
                  </w:ins>
                </w:sdtContent>
              </w:sdt>
              <w:ins w:author="Rossi Rossi" w:id="28" w:date="2026-09-22T06:56:59Z"/>
            </w:sdtContent>
          </w:sdt>
        </w:p>
      </w:sdtContent>
    </w:sdt>
    <w:sdt>
      <w:sdtPr>
        <w:id w:val="-545684902"/>
        <w:tag w:val="goog_rdk_1352"/>
      </w:sdtPr>
      <w:sdtContent>
        <w:p w:rsidR="00000000" w:rsidDel="00000000" w:rsidP="00000000" w:rsidRDefault="00000000" w:rsidRPr="00000000" w14:paraId="000001B6">
          <w:pPr>
            <w:numPr>
              <w:ilvl w:val="1"/>
              <w:numId w:val="6"/>
            </w:numPr>
            <w:ind w:left="502" w:hanging="360"/>
            <w:rPr>
              <w:ins w:author="Rossi Rossi" w:id="28" w:date="2026-09-22T06:56:59Z"/>
            </w:rPr>
          </w:pPr>
          <w:sdt>
            <w:sdtPr>
              <w:id w:val="-1937853186"/>
              <w:tag w:val="goog_rdk_1350"/>
            </w:sdtPr>
            <w:sdtContent>
              <w:ins w:author="Rossi Rossi" w:id="28" w:date="2026-09-22T06:56:59Z"/>
              <w:sdt>
                <w:sdtPr>
                  <w:id w:val="-318730784"/>
                  <w:tag w:val="goog_rdk_135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50767131"/>
        <w:tag w:val="goog_rdk_1355"/>
      </w:sdtPr>
      <w:sdtContent>
        <w:p w:rsidR="00000000" w:rsidDel="00000000" w:rsidP="00000000" w:rsidRDefault="00000000" w:rsidRPr="00000000" w14:paraId="000001B7">
          <w:pPr>
            <w:numPr>
              <w:ilvl w:val="1"/>
              <w:numId w:val="6"/>
            </w:numPr>
            <w:ind w:left="502" w:hanging="360"/>
            <w:rPr>
              <w:ins w:author="Rossi Rossi" w:id="28" w:date="2026-09-22T06:56:59Z"/>
            </w:rPr>
          </w:pPr>
          <w:sdt>
            <w:sdtPr>
              <w:id w:val="-1764968661"/>
              <w:tag w:val="goog_rdk_1353"/>
            </w:sdtPr>
            <w:sdtContent>
              <w:ins w:author="Rossi Rossi" w:id="28" w:date="2026-09-22T06:56:59Z"/>
              <w:sdt>
                <w:sdtPr>
                  <w:id w:val="-1499639250"/>
                  <w:tag w:val="goog_rdk_135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Google AI Studio imposes the following project and key management limitations:</w:t>
                    </w:r>
                  </w:ins>
                </w:sdtContent>
              </w:sdt>
              <w:ins w:author="Rossi Rossi" w:id="28" w:date="2026-09-22T06:56:59Z"/>
            </w:sdtContent>
          </w:sdt>
        </w:p>
      </w:sdtContent>
    </w:sdt>
    <w:sdt>
      <w:sdtPr>
        <w:id w:val="1709973057"/>
        <w:tag w:val="goog_rdk_1358"/>
      </w:sdtPr>
      <w:sdtContent>
        <w:p w:rsidR="00000000" w:rsidDel="00000000" w:rsidP="00000000" w:rsidRDefault="00000000" w:rsidRPr="00000000" w14:paraId="000001B8">
          <w:pPr>
            <w:numPr>
              <w:ilvl w:val="1"/>
              <w:numId w:val="6"/>
            </w:numPr>
            <w:ind w:left="502" w:hanging="360"/>
            <w:rPr>
              <w:ins w:author="Rossi Rossi" w:id="28" w:date="2026-09-22T06:56:59Z"/>
            </w:rPr>
          </w:pPr>
          <w:sdt>
            <w:sdtPr>
              <w:id w:val="1564879549"/>
              <w:tag w:val="goog_rdk_1356"/>
            </w:sdtPr>
            <w:sdtContent>
              <w:ins w:author="Rossi Rossi" w:id="28" w:date="2026-09-22T06:56:59Z"/>
              <w:sdt>
                <w:sdtPr>
                  <w:id w:val="1573760636"/>
                  <w:tag w:val="goog_rdk_135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30595586"/>
        <w:tag w:val="goog_rdk_1361"/>
      </w:sdtPr>
      <w:sdtContent>
        <w:p w:rsidR="00000000" w:rsidDel="00000000" w:rsidP="00000000" w:rsidRDefault="00000000" w:rsidRPr="00000000" w14:paraId="000001B9">
          <w:pPr>
            <w:numPr>
              <w:ilvl w:val="1"/>
              <w:numId w:val="6"/>
            </w:numPr>
            <w:ind w:left="502" w:hanging="360"/>
            <w:rPr>
              <w:ins w:author="Rossi Rossi" w:id="28" w:date="2026-09-22T06:56:59Z"/>
            </w:rPr>
          </w:pPr>
          <w:sdt>
            <w:sdtPr>
              <w:id w:val="-1026165370"/>
              <w:tag w:val="goog_rdk_1359"/>
            </w:sdtPr>
            <w:sdtContent>
              <w:ins w:author="Rossi Rossi" w:id="28" w:date="2026-09-22T06:56:59Z"/>
              <w:sdt>
                <w:sdtPr>
                  <w:id w:val="-1876383036"/>
                  <w:tag w:val="goog_rdk_136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You can create a maximum of 10 projects at a time from the Google AI Studio **Projects** page.</w:t>
                    </w:r>
                  </w:ins>
                </w:sdtContent>
              </w:sdt>
              <w:ins w:author="Rossi Rossi" w:id="28" w:date="2026-09-22T06:56:59Z"/>
            </w:sdtContent>
          </w:sdt>
        </w:p>
      </w:sdtContent>
    </w:sdt>
    <w:sdt>
      <w:sdtPr>
        <w:id w:val="685425663"/>
        <w:tag w:val="goog_rdk_1364"/>
      </w:sdtPr>
      <w:sdtContent>
        <w:p w:rsidR="00000000" w:rsidDel="00000000" w:rsidP="00000000" w:rsidRDefault="00000000" w:rsidRPr="00000000" w14:paraId="000001BA">
          <w:pPr>
            <w:numPr>
              <w:ilvl w:val="1"/>
              <w:numId w:val="6"/>
            </w:numPr>
            <w:ind w:left="502" w:hanging="360"/>
            <w:rPr>
              <w:ins w:author="Rossi Rossi" w:id="28" w:date="2026-09-22T06:56:59Z"/>
            </w:rPr>
          </w:pPr>
          <w:sdt>
            <w:sdtPr>
              <w:id w:val="-2110836070"/>
              <w:tag w:val="goog_rdk_1362"/>
            </w:sdtPr>
            <w:sdtContent>
              <w:ins w:author="Rossi Rossi" w:id="28" w:date="2026-09-22T06:56:59Z"/>
              <w:sdt>
                <w:sdtPr>
                  <w:id w:val="434775543"/>
                  <w:tag w:val="goog_rdk_13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The **API keys** and **Projects** pages display a maximum of 100 keys and 50 projects.</w:t>
                    </w:r>
                  </w:ins>
                </w:sdtContent>
              </w:sdt>
              <w:ins w:author="Rossi Rossi" w:id="28" w:date="2026-09-22T06:56:59Z"/>
            </w:sdtContent>
          </w:sdt>
        </w:p>
      </w:sdtContent>
    </w:sdt>
    <w:sdt>
      <w:sdtPr>
        <w:id w:val="683485040"/>
        <w:tag w:val="goog_rdk_1367"/>
      </w:sdtPr>
      <w:sdtContent>
        <w:p w:rsidR="00000000" w:rsidDel="00000000" w:rsidP="00000000" w:rsidRDefault="00000000" w:rsidRPr="00000000" w14:paraId="000001BB">
          <w:pPr>
            <w:numPr>
              <w:ilvl w:val="1"/>
              <w:numId w:val="6"/>
            </w:numPr>
            <w:ind w:left="502" w:hanging="360"/>
            <w:rPr>
              <w:ins w:author="Rossi Rossi" w:id="28" w:date="2026-09-22T06:56:59Z"/>
            </w:rPr>
          </w:pPr>
          <w:sdt>
            <w:sdtPr>
              <w:id w:val="-1923335461"/>
              <w:tag w:val="goog_rdk_1365"/>
            </w:sdtPr>
            <w:sdtContent>
              <w:ins w:author="Rossi Rossi" w:id="28" w:date="2026-09-22T06:56:59Z"/>
              <w:sdt>
                <w:sdtPr>
                  <w:id w:val="-301521840"/>
                  <w:tag w:val="goog_rdk_13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Only API keys that are unrestricted or restricted specifically to the Generative Language API (Gemini API) are displayed.</w:t>
                    </w:r>
                  </w:ins>
                </w:sdtContent>
              </w:sdt>
              <w:ins w:author="Rossi Rossi" w:id="28" w:date="2026-09-22T06:56:59Z"/>
            </w:sdtContent>
          </w:sdt>
        </w:p>
      </w:sdtContent>
    </w:sdt>
    <w:sdt>
      <w:sdtPr>
        <w:id w:val="650203903"/>
        <w:tag w:val="goog_rdk_1370"/>
      </w:sdtPr>
      <w:sdtContent>
        <w:p w:rsidR="00000000" w:rsidDel="00000000" w:rsidP="00000000" w:rsidRDefault="00000000" w:rsidRPr="00000000" w14:paraId="000001BC">
          <w:pPr>
            <w:numPr>
              <w:ilvl w:val="1"/>
              <w:numId w:val="6"/>
            </w:numPr>
            <w:ind w:left="502" w:hanging="360"/>
            <w:rPr>
              <w:ins w:author="Rossi Rossi" w:id="28" w:date="2026-09-22T06:56:59Z"/>
            </w:rPr>
          </w:pPr>
          <w:sdt>
            <w:sdtPr>
              <w:id w:val="993296540"/>
              <w:tag w:val="goog_rdk_1368"/>
            </w:sdtPr>
            <w:sdtContent>
              <w:ins w:author="Rossi Rossi" w:id="28" w:date="2026-09-22T06:56:59Z"/>
              <w:sdt>
                <w:sdtPr>
                  <w:id w:val="1175285339"/>
                  <w:tag w:val="goog_rdk_136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90388698"/>
        <w:tag w:val="goog_rdk_1373"/>
      </w:sdtPr>
      <w:sdtContent>
        <w:p w:rsidR="00000000" w:rsidDel="00000000" w:rsidP="00000000" w:rsidRDefault="00000000" w:rsidRPr="00000000" w14:paraId="000001BD">
          <w:pPr>
            <w:numPr>
              <w:ilvl w:val="1"/>
              <w:numId w:val="6"/>
            </w:numPr>
            <w:ind w:left="502" w:hanging="360"/>
            <w:rPr>
              <w:ins w:author="Rossi Rossi" w:id="28" w:date="2026-09-22T06:56:59Z"/>
            </w:rPr>
          </w:pPr>
          <w:sdt>
            <w:sdtPr>
              <w:id w:val="1791178949"/>
              <w:tag w:val="goog_rdk_1371"/>
            </w:sdtPr>
            <w:sdtContent>
              <w:ins w:author="Rossi Rossi" w:id="28" w:date="2026-09-22T06:56:59Z"/>
              <w:sdt>
                <w:sdtPr>
                  <w:id w:val="434667386"/>
                  <w:tag w:val="goog_rdk_137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For advanced project management or to modify keys with other restrictions, use</w:t>
                    </w:r>
                  </w:ins>
                </w:sdtContent>
              </w:sdt>
              <w:ins w:author="Rossi Rossi" w:id="28" w:date="2026-09-22T06:56:59Z"/>
            </w:sdtContent>
          </w:sdt>
        </w:p>
      </w:sdtContent>
    </w:sdt>
    <w:sdt>
      <w:sdtPr>
        <w:id w:val="-667598990"/>
        <w:tag w:val="goog_rdk_1376"/>
      </w:sdtPr>
      <w:sdtContent>
        <w:p w:rsidR="00000000" w:rsidDel="00000000" w:rsidP="00000000" w:rsidRDefault="00000000" w:rsidRPr="00000000" w14:paraId="000001BE">
          <w:pPr>
            <w:numPr>
              <w:ilvl w:val="1"/>
              <w:numId w:val="6"/>
            </w:numPr>
            <w:ind w:left="502" w:hanging="360"/>
            <w:rPr>
              <w:ins w:author="Rossi Rossi" w:id="28" w:date="2026-09-22T06:56:59Z"/>
            </w:rPr>
          </w:pPr>
          <w:sdt>
            <w:sdtPr>
              <w:id w:val="-68626652"/>
              <w:tag w:val="goog_rdk_1374"/>
            </w:sdtPr>
            <w:sdtContent>
              <w:ins w:author="Rossi Rossi" w:id="28" w:date="2026-09-22T06:56:59Z"/>
              <w:sdt>
                <w:sdtPr>
                  <w:id w:val="-656030938"/>
                  <w:tag w:val="goog_rdk_137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 [Google Cloud Console credentials page](https://console.cloud.google.com/apis/credentials).</w:t>
                    </w:r>
                  </w:ins>
                </w:sdtContent>
              </w:sdt>
              <w:ins w:author="Rossi Rossi" w:id="28" w:date="2026-09-22T06:56:59Z"/>
            </w:sdtContent>
          </w:sdt>
        </w:p>
      </w:sdtContent>
    </w:sdt>
    <w:sdt>
      <w:sdtPr>
        <w:id w:val="-180181258"/>
        <w:tag w:val="goog_rdk_1379"/>
      </w:sdtPr>
      <w:sdtContent>
        <w:p w:rsidR="00000000" w:rsidDel="00000000" w:rsidP="00000000" w:rsidRDefault="00000000" w:rsidRPr="00000000" w14:paraId="000001BF">
          <w:pPr>
            <w:numPr>
              <w:ilvl w:val="1"/>
              <w:numId w:val="6"/>
            </w:numPr>
            <w:ind w:left="502" w:hanging="360"/>
            <w:rPr>
              <w:ins w:author="Rossi Rossi" w:id="28" w:date="2026-09-22T06:56:59Z"/>
            </w:rPr>
          </w:pPr>
          <w:sdt>
            <w:sdtPr>
              <w:id w:val="-608086171"/>
              <w:tag w:val="goog_rdk_1377"/>
            </w:sdtPr>
            <w:sdtContent>
              <w:ins w:author="Rossi Rossi" w:id="28" w:date="2026-09-22T06:56:59Z"/>
              <w:sdt>
                <w:sdtPr>
                  <w:id w:val="1855071693"/>
                  <w:tag w:val="goog_rdk_137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To use the Gemini API, you must authenticate your requests. You can</w:t>
                    </w:r>
                  </w:ins>
                </w:sdtContent>
              </w:sdt>
              <w:ins w:author="Rossi Rossi" w:id="28" w:date="2026-09-22T06:56:59Z"/>
            </w:sdtContent>
          </w:sdt>
        </w:p>
      </w:sdtContent>
    </w:sdt>
    <w:sdt>
      <w:sdtPr>
        <w:id w:val="-1972018583"/>
        <w:tag w:val="goog_rdk_1382"/>
      </w:sdtPr>
      <w:sdtContent>
        <w:p w:rsidR="00000000" w:rsidDel="00000000" w:rsidP="00000000" w:rsidRDefault="00000000" w:rsidRPr="00000000" w14:paraId="000001C0">
          <w:pPr>
            <w:numPr>
              <w:ilvl w:val="1"/>
              <w:numId w:val="6"/>
            </w:numPr>
            <w:ind w:left="502" w:hanging="360"/>
            <w:rPr>
              <w:ins w:author="Rossi Rossi" w:id="28" w:date="2026-09-22T06:56:59Z"/>
            </w:rPr>
          </w:pPr>
          <w:sdt>
            <w:sdtPr>
              <w:id w:val="1788434522"/>
              <w:tag w:val="goog_rdk_1380"/>
            </w:sdtPr>
            <w:sdtContent>
              <w:ins w:author="Rossi Rossi" w:id="28" w:date="2026-09-22T06:56:59Z"/>
              <w:sdt>
                <w:sdtPr>
                  <w:id w:val="-1756696332"/>
                  <w:tag w:val="goog_rdk_138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authenticate using a standard or authorization API key.</w:t>
                    </w:r>
                  </w:ins>
                </w:sdtContent>
              </w:sdt>
              <w:ins w:author="Rossi Rossi" w:id="28" w:date="2026-09-22T06:56:59Z"/>
            </w:sdtContent>
          </w:sdt>
        </w:p>
      </w:sdtContent>
    </w:sdt>
    <w:sdt>
      <w:sdtPr>
        <w:id w:val="-226630339"/>
        <w:tag w:val="goog_rdk_1385"/>
      </w:sdtPr>
      <w:sdtContent>
        <w:p w:rsidR="00000000" w:rsidDel="00000000" w:rsidP="00000000" w:rsidRDefault="00000000" w:rsidRPr="00000000" w14:paraId="000001C1">
          <w:pPr>
            <w:numPr>
              <w:ilvl w:val="1"/>
              <w:numId w:val="6"/>
            </w:numPr>
            <w:ind w:left="502" w:hanging="360"/>
            <w:rPr>
              <w:ins w:author="Rossi Rossi" w:id="28" w:date="2026-09-22T06:56:59Z"/>
            </w:rPr>
          </w:pPr>
          <w:sdt>
            <w:sdtPr>
              <w:id w:val="813434529"/>
              <w:tag w:val="goog_rdk_1383"/>
            </w:sdtPr>
            <w:sdtContent>
              <w:ins w:author="Rossi Rossi" w:id="28" w:date="2026-09-22T06:56:59Z"/>
              <w:sdt>
                <w:sdtPr>
                  <w:id w:val="1771830045"/>
                  <w:tag w:val="goog_rdk_138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14781025"/>
        <w:tag w:val="goog_rdk_1388"/>
      </w:sdtPr>
      <w:sdtContent>
        <w:p w:rsidR="00000000" w:rsidDel="00000000" w:rsidP="00000000" w:rsidRDefault="00000000" w:rsidRPr="00000000" w14:paraId="000001C2">
          <w:pPr>
            <w:numPr>
              <w:ilvl w:val="1"/>
              <w:numId w:val="6"/>
            </w:numPr>
            <w:ind w:left="502" w:hanging="360"/>
            <w:rPr>
              <w:ins w:author="Rossi Rossi" w:id="28" w:date="2026-09-22T06:56:59Z"/>
            </w:rPr>
          </w:pPr>
          <w:sdt>
            <w:sdtPr>
              <w:id w:val="-1398548995"/>
              <w:tag w:val="goog_rdk_1386"/>
            </w:sdtPr>
            <w:sdtContent>
              <w:ins w:author="Rossi Rossi" w:id="28" w:date="2026-09-22T06:56:59Z"/>
              <w:sdt>
                <w:sdtPr>
                  <w:id w:val="-1027267183"/>
                  <w:tag w:val="goog_rdk_138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[Create or view a Gemini API Key](https://aistudio.google.com/apikey)</w:t>
                    </w:r>
                  </w:ins>
                </w:sdtContent>
              </w:sdt>
              <w:ins w:author="Rossi Rossi" w:id="28" w:date="2026-09-22T06:56:59Z"/>
            </w:sdtContent>
          </w:sdt>
        </w:p>
      </w:sdtContent>
    </w:sdt>
    <w:sdt>
      <w:sdtPr>
        <w:id w:val="-1716712164"/>
        <w:tag w:val="goog_rdk_1391"/>
      </w:sdtPr>
      <w:sdtContent>
        <w:p w:rsidR="00000000" w:rsidDel="00000000" w:rsidP="00000000" w:rsidRDefault="00000000" w:rsidRPr="00000000" w14:paraId="000001C3">
          <w:pPr>
            <w:numPr>
              <w:ilvl w:val="1"/>
              <w:numId w:val="6"/>
            </w:numPr>
            <w:ind w:left="502" w:hanging="360"/>
            <w:rPr>
              <w:ins w:author="Rossi Rossi" w:id="28" w:date="2026-09-22T06:56:59Z"/>
            </w:rPr>
          </w:pPr>
          <w:sdt>
            <w:sdtPr>
              <w:id w:val="-1957163709"/>
              <w:tag w:val="goog_rdk_1389"/>
            </w:sdtPr>
            <w:sdtContent>
              <w:ins w:author="Rossi Rossi" w:id="28" w:date="2026-09-22T06:56:59Z"/>
              <w:sdt>
                <w:sdtPr>
                  <w:id w:val="-167695502"/>
                  <w:tag w:val="goog_rdk_139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27697610"/>
        <w:tag w:val="goog_rdk_1394"/>
      </w:sdtPr>
      <w:sdtContent>
        <w:p w:rsidR="00000000" w:rsidDel="00000000" w:rsidP="00000000" w:rsidRDefault="00000000" w:rsidRPr="00000000" w14:paraId="000001C4">
          <w:pPr>
            <w:numPr>
              <w:ilvl w:val="1"/>
              <w:numId w:val="6"/>
            </w:numPr>
            <w:ind w:left="502" w:hanging="360"/>
            <w:rPr>
              <w:ins w:author="Rossi Rossi" w:id="28" w:date="2026-09-22T06:56:59Z"/>
            </w:rPr>
          </w:pPr>
          <w:sdt>
            <w:sdtPr>
              <w:id w:val="-1258217432"/>
              <w:tag w:val="goog_rdk_1392"/>
            </w:sdtPr>
            <w:sdtContent>
              <w:ins w:author="Rossi Rossi" w:id="28" w:date="2026-09-22T06:56:59Z"/>
              <w:sdt>
                <w:sdtPr>
                  <w:id w:val="-1217937446"/>
                  <w:tag w:val="goog_rdk_139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API key types: standard versus authorization</w:t>
                    </w:r>
                  </w:ins>
                </w:sdtContent>
              </w:sdt>
              <w:ins w:author="Rossi Rossi" w:id="28" w:date="2026-09-22T06:56:59Z"/>
            </w:sdtContent>
          </w:sdt>
        </w:p>
      </w:sdtContent>
    </w:sdt>
    <w:sdt>
      <w:sdtPr>
        <w:id w:val="1847911220"/>
        <w:tag w:val="goog_rdk_1397"/>
      </w:sdtPr>
      <w:sdtContent>
        <w:p w:rsidR="00000000" w:rsidDel="00000000" w:rsidP="00000000" w:rsidRDefault="00000000" w:rsidRPr="00000000" w14:paraId="000001C5">
          <w:pPr>
            <w:numPr>
              <w:ilvl w:val="1"/>
              <w:numId w:val="6"/>
            </w:numPr>
            <w:ind w:left="502" w:hanging="360"/>
            <w:rPr>
              <w:ins w:author="Rossi Rossi" w:id="28" w:date="2026-09-22T06:56:59Z"/>
            </w:rPr>
          </w:pPr>
          <w:sdt>
            <w:sdtPr>
              <w:id w:val="2021513641"/>
              <w:tag w:val="goog_rdk_1395"/>
            </w:sdtPr>
            <w:sdtContent>
              <w:ins w:author="Rossi Rossi" w:id="28" w:date="2026-09-22T06:56:59Z"/>
              <w:sdt>
                <w:sdtPr>
                  <w:id w:val="-1132135191"/>
                  <w:tag w:val="goog_rdk_139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05209809"/>
        <w:tag w:val="goog_rdk_1400"/>
      </w:sdtPr>
      <w:sdtContent>
        <w:p w:rsidR="00000000" w:rsidDel="00000000" w:rsidP="00000000" w:rsidRDefault="00000000" w:rsidRPr="00000000" w14:paraId="000001C6">
          <w:pPr>
            <w:numPr>
              <w:ilvl w:val="1"/>
              <w:numId w:val="6"/>
            </w:numPr>
            <w:ind w:left="502" w:hanging="360"/>
            <w:rPr>
              <w:ins w:author="Rossi Rossi" w:id="28" w:date="2026-09-22T06:56:59Z"/>
            </w:rPr>
          </w:pPr>
          <w:sdt>
            <w:sdtPr>
              <w:id w:val="-1979492608"/>
              <w:tag w:val="goog_rdk_1398"/>
            </w:sdtPr>
            <w:sdtContent>
              <w:ins w:author="Rossi Rossi" w:id="28" w:date="2026-09-22T06:56:59Z"/>
              <w:sdt>
                <w:sdtPr>
                  <w:id w:val="-167763836"/>
                  <w:tag w:val="goog_rdk_139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API keys provide access to the Gemini API, but their security characteristics</w:t>
                    </w:r>
                  </w:ins>
                </w:sdtContent>
              </w:sdt>
              <w:ins w:author="Rossi Rossi" w:id="28" w:date="2026-09-22T06:56:59Z"/>
            </w:sdtContent>
          </w:sdt>
        </w:p>
      </w:sdtContent>
    </w:sdt>
    <w:sdt>
      <w:sdtPr>
        <w:id w:val="1641572730"/>
        <w:tag w:val="goog_rdk_1403"/>
      </w:sdtPr>
      <w:sdtContent>
        <w:p w:rsidR="00000000" w:rsidDel="00000000" w:rsidP="00000000" w:rsidRDefault="00000000" w:rsidRPr="00000000" w14:paraId="000001C7">
          <w:pPr>
            <w:numPr>
              <w:ilvl w:val="1"/>
              <w:numId w:val="6"/>
            </w:numPr>
            <w:ind w:left="502" w:hanging="360"/>
            <w:rPr>
              <w:ins w:author="Rossi Rossi" w:id="28" w:date="2026-09-22T06:56:59Z"/>
            </w:rPr>
          </w:pPr>
          <w:sdt>
            <w:sdtPr>
              <w:id w:val="-1357786875"/>
              <w:tag w:val="goog_rdk_1401"/>
            </w:sdtPr>
            <w:sdtContent>
              <w:ins w:author="Rossi Rossi" w:id="28" w:date="2026-09-22T06:56:59Z"/>
              <w:sdt>
                <w:sdtPr>
                  <w:id w:val="-1762943440"/>
                  <w:tag w:val="goog_rdk_14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differ. The Gemini API is transitioning from standard API keys to authorization</w:t>
                    </w:r>
                  </w:ins>
                </w:sdtContent>
              </w:sdt>
              <w:ins w:author="Rossi Rossi" w:id="28" w:date="2026-09-22T06:56:59Z"/>
            </w:sdtContent>
          </w:sdt>
        </w:p>
      </w:sdtContent>
    </w:sdt>
    <w:sdt>
      <w:sdtPr>
        <w:id w:val="-2021169964"/>
        <w:tag w:val="goog_rdk_1406"/>
      </w:sdtPr>
      <w:sdtContent>
        <w:p w:rsidR="00000000" w:rsidDel="00000000" w:rsidP="00000000" w:rsidRDefault="00000000" w:rsidRPr="00000000" w14:paraId="000001C8">
          <w:pPr>
            <w:numPr>
              <w:ilvl w:val="1"/>
              <w:numId w:val="6"/>
            </w:numPr>
            <w:ind w:left="502" w:hanging="360"/>
            <w:rPr>
              <w:ins w:author="Rossi Rossi" w:id="28" w:date="2026-09-22T06:56:59Z"/>
            </w:rPr>
          </w:pPr>
          <w:sdt>
            <w:sdtPr>
              <w:id w:val="-1220003547"/>
              <w:tag w:val="goog_rdk_1404"/>
            </w:sdtPr>
            <w:sdtContent>
              <w:ins w:author="Rossi Rossi" w:id="28" w:date="2026-09-22T06:56:59Z"/>
              <w:sdt>
                <w:sdtPr>
                  <w:id w:val="1469610348"/>
                  <w:tag w:val="goog_rdk_140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keys to improve security:</w:t>
                    </w:r>
                  </w:ins>
                </w:sdtContent>
              </w:sdt>
              <w:ins w:author="Rossi Rossi" w:id="28" w:date="2026-09-22T06:56:59Z"/>
            </w:sdtContent>
          </w:sdt>
        </w:p>
      </w:sdtContent>
    </w:sdt>
    <w:sdt>
      <w:sdtPr>
        <w:id w:val="2053287523"/>
        <w:tag w:val="goog_rdk_1409"/>
      </w:sdtPr>
      <w:sdtContent>
        <w:p w:rsidR="00000000" w:rsidDel="00000000" w:rsidP="00000000" w:rsidRDefault="00000000" w:rsidRPr="00000000" w14:paraId="000001C9">
          <w:pPr>
            <w:numPr>
              <w:ilvl w:val="1"/>
              <w:numId w:val="6"/>
            </w:numPr>
            <w:ind w:left="502" w:hanging="360"/>
            <w:rPr>
              <w:ins w:author="Rossi Rossi" w:id="28" w:date="2026-09-22T06:56:59Z"/>
            </w:rPr>
          </w:pPr>
          <w:sdt>
            <w:sdtPr>
              <w:id w:val="-786390860"/>
              <w:tag w:val="goog_rdk_1407"/>
            </w:sdtPr>
            <w:sdtContent>
              <w:ins w:author="Rossi Rossi" w:id="28" w:date="2026-09-22T06:56:59Z"/>
              <w:sdt>
                <w:sdtPr>
                  <w:id w:val="-2096695375"/>
                  <w:tag w:val="goog_rdk_140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80790226"/>
        <w:tag w:val="goog_rdk_1412"/>
      </w:sdtPr>
      <w:sdtContent>
        <w:p w:rsidR="00000000" w:rsidDel="00000000" w:rsidP="00000000" w:rsidRDefault="00000000" w:rsidRPr="00000000" w14:paraId="000001CA">
          <w:pPr>
            <w:numPr>
              <w:ilvl w:val="1"/>
              <w:numId w:val="6"/>
            </w:numPr>
            <w:ind w:left="502" w:hanging="360"/>
            <w:rPr>
              <w:ins w:author="Rossi Rossi" w:id="28" w:date="2026-09-22T06:56:59Z"/>
            </w:rPr>
          </w:pPr>
          <w:sdt>
            <w:sdtPr>
              <w:id w:val="1625257293"/>
              <w:tag w:val="goog_rdk_1410"/>
            </w:sdtPr>
            <w:sdtContent>
              <w:ins w:author="Rossi Rossi" w:id="28" w:date="2026-09-22T06:56:59Z"/>
              <w:sdt>
                <w:sdtPr>
                  <w:id w:val="1733205144"/>
                  <w:tag w:val="goog_rdk_141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**Standard API keys**: Associate requests with a Google Cloud project for billing and quota purposes. Standard keys don't identify a caller, which limits the granularity of permissions and access control they can support.</w:t>
                    </w:r>
                  </w:ins>
                </w:sdtContent>
              </w:sdt>
              <w:ins w:author="Rossi Rossi" w:id="28" w:date="2026-09-22T06:56:59Z"/>
            </w:sdtContent>
          </w:sdt>
        </w:p>
      </w:sdtContent>
    </w:sdt>
    <w:sdt>
      <w:sdtPr>
        <w:id w:val="203726551"/>
        <w:tag w:val="goog_rdk_1415"/>
      </w:sdtPr>
      <w:sdtContent>
        <w:p w:rsidR="00000000" w:rsidDel="00000000" w:rsidP="00000000" w:rsidRDefault="00000000" w:rsidRPr="00000000" w14:paraId="000001CB">
          <w:pPr>
            <w:numPr>
              <w:ilvl w:val="1"/>
              <w:numId w:val="6"/>
            </w:numPr>
            <w:ind w:left="502" w:hanging="360"/>
            <w:rPr>
              <w:ins w:author="Rossi Rossi" w:id="28" w:date="2026-09-22T06:56:59Z"/>
            </w:rPr>
          </w:pPr>
          <w:sdt>
            <w:sdtPr>
              <w:id w:val="1061129166"/>
              <w:tag w:val="goog_rdk_1413"/>
            </w:sdtPr>
            <w:sdtContent>
              <w:ins w:author="Rossi Rossi" w:id="28" w:date="2026-09-22T06:56:59Z"/>
              <w:sdt>
                <w:sdtPr>
                  <w:id w:val="-1298695503"/>
                  <w:tag w:val="goog_rdk_14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t>
                    </w:r>
                  </w:ins>
                </w:sdtContent>
              </w:sdt>
              <w:ins w:author="Rossi Rossi" w:id="28" w:date="2026-09-22T06:56:59Z"/>
            </w:sdtContent>
          </w:sdt>
        </w:p>
      </w:sdtContent>
    </w:sdt>
    <w:sdt>
      <w:sdtPr>
        <w:id w:val="-159460120"/>
        <w:tag w:val="goog_rdk_1418"/>
      </w:sdtPr>
      <w:sdtContent>
        <w:p w:rsidR="00000000" w:rsidDel="00000000" w:rsidP="00000000" w:rsidRDefault="00000000" w:rsidRPr="00000000" w14:paraId="000001CC">
          <w:pPr>
            <w:numPr>
              <w:ilvl w:val="1"/>
              <w:numId w:val="6"/>
            </w:numPr>
            <w:ind w:left="502" w:hanging="360"/>
            <w:rPr>
              <w:ins w:author="Rossi Rossi" w:id="28" w:date="2026-09-22T06:56:59Z"/>
            </w:rPr>
          </w:pPr>
          <w:sdt>
            <w:sdtPr>
              <w:id w:val="-1398474436"/>
              <w:tag w:val="goog_rdk_1416"/>
            </w:sdtPr>
            <w:sdtContent>
              <w:ins w:author="Rossi Rossi" w:id="28" w:date="2026-09-22T06:56:59Z"/>
              <w:sdt>
                <w:sdtPr>
                  <w:id w:val="528404194"/>
                  <w:tag w:val="goog_rdk_141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47311741"/>
        <w:tag w:val="goog_rdk_1421"/>
      </w:sdtPr>
      <w:sdtContent>
        <w:p w:rsidR="00000000" w:rsidDel="00000000" w:rsidP="00000000" w:rsidRDefault="00000000" w:rsidRPr="00000000" w14:paraId="000001CD">
          <w:pPr>
            <w:numPr>
              <w:ilvl w:val="1"/>
              <w:numId w:val="6"/>
            </w:numPr>
            <w:ind w:left="502" w:hanging="360"/>
            <w:rPr>
              <w:ins w:author="Rossi Rossi" w:id="28" w:date="2026-09-22T06:56:59Z"/>
            </w:rPr>
          </w:pPr>
          <w:sdt>
            <w:sdtPr>
              <w:id w:val="1424014888"/>
              <w:tag w:val="goog_rdk_1419"/>
            </w:sdtPr>
            <w:sdtContent>
              <w:ins w:author="Rossi Rossi" w:id="28" w:date="2026-09-22T06:56:59Z"/>
              <w:sdt>
                <w:sdtPr>
                  <w:id w:val="-1795100118"/>
                  <w:tag w:val="goog_rdk_142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To ensure secure usage, Gemini API will move from standard keys to auth keys:</w:t>
                    </w:r>
                  </w:ins>
                </w:sdtContent>
              </w:sdt>
              <w:ins w:author="Rossi Rossi" w:id="28" w:date="2026-09-22T06:56:59Z"/>
            </w:sdtContent>
          </w:sdt>
        </w:p>
      </w:sdtContent>
    </w:sdt>
    <w:sdt>
      <w:sdtPr>
        <w:id w:val="-1646651575"/>
        <w:tag w:val="goog_rdk_1424"/>
      </w:sdtPr>
      <w:sdtContent>
        <w:p w:rsidR="00000000" w:rsidDel="00000000" w:rsidP="00000000" w:rsidRDefault="00000000" w:rsidRPr="00000000" w14:paraId="000001CE">
          <w:pPr>
            <w:numPr>
              <w:ilvl w:val="1"/>
              <w:numId w:val="6"/>
            </w:numPr>
            <w:ind w:left="502" w:hanging="360"/>
            <w:rPr>
              <w:ins w:author="Rossi Rossi" w:id="28" w:date="2026-09-22T06:56:59Z"/>
            </w:rPr>
          </w:pPr>
          <w:sdt>
            <w:sdtPr>
              <w:id w:val="1993294152"/>
              <w:tag w:val="goog_rdk_1422"/>
            </w:sdtPr>
            <w:sdtContent>
              <w:ins w:author="Rossi Rossi" w:id="28" w:date="2026-09-22T06:56:59Z"/>
              <w:sdt>
                <w:sdtPr>
                  <w:id w:val="-2025679504"/>
                  <w:tag w:val="goog_rdk_142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78809749"/>
        <w:tag w:val="goog_rdk_1427"/>
      </w:sdtPr>
      <w:sdtContent>
        <w:p w:rsidR="00000000" w:rsidDel="00000000" w:rsidP="00000000" w:rsidRDefault="00000000" w:rsidRPr="00000000" w14:paraId="000001CF">
          <w:pPr>
            <w:numPr>
              <w:ilvl w:val="1"/>
              <w:numId w:val="6"/>
            </w:numPr>
            <w:ind w:left="502" w:hanging="360"/>
            <w:rPr>
              <w:ins w:author="Rossi Rossi" w:id="28" w:date="2026-09-22T06:56:59Z"/>
            </w:rPr>
          </w:pPr>
          <w:sdt>
            <w:sdtPr>
              <w:id w:val="-1571055154"/>
              <w:tag w:val="goog_rdk_1425"/>
            </w:sdtPr>
            <w:sdtContent>
              <w:ins w:author="Rossi Rossi" w:id="28" w:date="2026-09-22T06:56:59Z"/>
              <w:sdt>
                <w:sdtPr>
                  <w:id w:val="-137145817"/>
                  <w:tag w:val="goog_rdk_142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**Auth keys default**: Starting May 28, 2026, all new API keys created in Google AI Studio are automatically created as auth keys.</w:t>
                    </w:r>
                  </w:ins>
                </w:sdtContent>
              </w:sdt>
              <w:ins w:author="Rossi Rossi" w:id="28" w:date="2026-09-22T06:56:59Z"/>
            </w:sdtContent>
          </w:sdt>
        </w:p>
      </w:sdtContent>
    </w:sdt>
    <w:sdt>
      <w:sdtPr>
        <w:id w:val="-1644422961"/>
        <w:tag w:val="goog_rdk_1430"/>
      </w:sdtPr>
      <w:sdtContent>
        <w:p w:rsidR="00000000" w:rsidDel="00000000" w:rsidP="00000000" w:rsidRDefault="00000000" w:rsidRPr="00000000" w14:paraId="000001D0">
          <w:pPr>
            <w:numPr>
              <w:ilvl w:val="1"/>
              <w:numId w:val="6"/>
            </w:numPr>
            <w:ind w:left="502" w:hanging="360"/>
            <w:rPr>
              <w:ins w:author="Rossi Rossi" w:id="28" w:date="2026-09-22T06:56:59Z"/>
            </w:rPr>
          </w:pPr>
          <w:sdt>
            <w:sdtPr>
              <w:id w:val="-2035176974"/>
              <w:tag w:val="goog_rdk_1428"/>
            </w:sdtPr>
            <w:sdtContent>
              <w:ins w:author="Rossi Rossi" w:id="28" w:date="2026-09-22T06:56:59Z"/>
              <w:sdt>
                <w:sdtPr>
                  <w:id w:val="-314341645"/>
                  <w:tag w:val="goog_rdk_142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t>
                    </w:r>
                  </w:ins>
                </w:sdtContent>
              </w:sdt>
              <w:ins w:author="Rossi Rossi" w:id="28" w:date="2026-09-22T06:56:59Z"/>
            </w:sdtContent>
          </w:sdt>
        </w:p>
      </w:sdtContent>
    </w:sdt>
    <w:sdt>
      <w:sdtPr>
        <w:id w:val="1505474157"/>
        <w:tag w:val="goog_rdk_1433"/>
      </w:sdtPr>
      <w:sdtContent>
        <w:p w:rsidR="00000000" w:rsidDel="00000000" w:rsidP="00000000" w:rsidRDefault="00000000" w:rsidRPr="00000000" w14:paraId="000001D1">
          <w:pPr>
            <w:numPr>
              <w:ilvl w:val="1"/>
              <w:numId w:val="6"/>
            </w:numPr>
            <w:ind w:left="502" w:hanging="360"/>
            <w:rPr>
              <w:ins w:author="Rossi Rossi" w:id="28" w:date="2026-09-22T06:56:59Z"/>
            </w:rPr>
          </w:pPr>
          <w:sdt>
            <w:sdtPr>
              <w:id w:val="-106362662"/>
              <w:tag w:val="goog_rdk_1431"/>
            </w:sdtPr>
            <w:sdtContent>
              <w:ins w:author="Rossi Rossi" w:id="28" w:date="2026-09-22T06:56:59Z"/>
              <w:sdt>
                <w:sdtPr>
                  <w:id w:val="-1691908197"/>
                  <w:tag w:val="goog_rdk_143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**On September 2026** : the Gemini API will reject requests from **standard</w:t>
                    </w:r>
                  </w:ins>
                </w:sdtContent>
              </w:sdt>
              <w:ins w:author="Rossi Rossi" w:id="28" w:date="2026-09-22T06:56:59Z"/>
            </w:sdtContent>
          </w:sdt>
        </w:p>
      </w:sdtContent>
    </w:sdt>
    <w:sdt>
      <w:sdtPr>
        <w:id w:val="969134715"/>
        <w:tag w:val="goog_rdk_1436"/>
      </w:sdtPr>
      <w:sdtContent>
        <w:p w:rsidR="00000000" w:rsidDel="00000000" w:rsidP="00000000" w:rsidRDefault="00000000" w:rsidRPr="00000000" w14:paraId="000001D2">
          <w:pPr>
            <w:numPr>
              <w:ilvl w:val="1"/>
              <w:numId w:val="6"/>
            </w:numPr>
            <w:ind w:left="502" w:hanging="360"/>
            <w:rPr>
              <w:ins w:author="Rossi Rossi" w:id="28" w:date="2026-09-22T06:56:59Z"/>
            </w:rPr>
          </w:pPr>
          <w:sdt>
            <w:sdtPr>
              <w:id w:val="-1196245444"/>
              <w:tag w:val="goog_rdk_1434"/>
            </w:sdtPr>
            <w:sdtContent>
              <w:ins w:author="Rossi Rossi" w:id="28" w:date="2026-09-22T06:56:59Z"/>
              <w:sdt>
                <w:sdtPr>
                  <w:id w:val="-1126032686"/>
                  <w:tag w:val="goog_rdk_143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keys** . You must [migrate to auth keys](https://ai.google.dev/gemini-api/docs/api-key#migrate-to-auth-key) before this date to avoid service interruption. Make sure to migrate to auth keys before September 2026.</w:t>
                    </w:r>
                  </w:ins>
                </w:sdtContent>
              </w:sdt>
              <w:ins w:author="Rossi Rossi" w:id="28" w:date="2026-09-22T06:56:59Z"/>
            </w:sdtContent>
          </w:sdt>
        </w:p>
      </w:sdtContent>
    </w:sdt>
    <w:sdt>
      <w:sdtPr>
        <w:id w:val="-250722197"/>
        <w:tag w:val="goog_rdk_1439"/>
      </w:sdtPr>
      <w:sdtContent>
        <w:p w:rsidR="00000000" w:rsidDel="00000000" w:rsidP="00000000" w:rsidRDefault="00000000" w:rsidRPr="00000000" w14:paraId="000001D3">
          <w:pPr>
            <w:numPr>
              <w:ilvl w:val="1"/>
              <w:numId w:val="6"/>
            </w:numPr>
            <w:ind w:left="502" w:hanging="360"/>
            <w:rPr>
              <w:ins w:author="Rossi Rossi" w:id="28" w:date="2026-09-22T06:56:59Z"/>
            </w:rPr>
          </w:pPr>
          <w:sdt>
            <w:sdtPr>
              <w:id w:val="1658047464"/>
              <w:tag w:val="goog_rdk_1437"/>
            </w:sdtPr>
            <w:sdtContent>
              <w:ins w:author="Rossi Rossi" w:id="28" w:date="2026-09-22T06:56:59Z"/>
              <w:sdt>
                <w:sdtPr>
                  <w:id w:val="-690992869"/>
                  <w:tag w:val="goog_rdk_143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05616320"/>
        <w:tag w:val="goog_rdk_1442"/>
      </w:sdtPr>
      <w:sdtContent>
        <w:p w:rsidR="00000000" w:rsidDel="00000000" w:rsidP="00000000" w:rsidRDefault="00000000" w:rsidRPr="00000000" w14:paraId="000001D4">
          <w:pPr>
            <w:numPr>
              <w:ilvl w:val="1"/>
              <w:numId w:val="6"/>
            </w:numPr>
            <w:ind w:left="502" w:hanging="360"/>
            <w:rPr>
              <w:ins w:author="Rossi Rossi" w:id="28" w:date="2026-09-22T06:56:59Z"/>
            </w:rPr>
          </w:pPr>
          <w:sdt>
            <w:sdtPr>
              <w:id w:val="-763983673"/>
              <w:tag w:val="goog_rdk_1440"/>
            </w:sdtPr>
            <w:sdtContent>
              <w:ins w:author="Rossi Rossi" w:id="28" w:date="2026-09-22T06:56:59Z"/>
              <w:sdt>
                <w:sdtPr>
                  <w:id w:val="716208889"/>
                  <w:tag w:val="goog_rdk_144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1985967669"/>
        <w:tag w:val="goog_rdk_1445"/>
      </w:sdtPr>
      <w:sdtContent>
        <w:p w:rsidR="00000000" w:rsidDel="00000000" w:rsidP="00000000" w:rsidRDefault="00000000" w:rsidRPr="00000000" w14:paraId="000001D5">
          <w:pPr>
            <w:numPr>
              <w:ilvl w:val="1"/>
              <w:numId w:val="6"/>
            </w:numPr>
            <w:ind w:left="502" w:hanging="360"/>
            <w:rPr>
              <w:ins w:author="Rossi Rossi" w:id="28" w:date="2026-09-22T06:56:59Z"/>
            </w:rPr>
          </w:pPr>
          <w:sdt>
            <w:sdtPr>
              <w:id w:val="1293732712"/>
              <w:tag w:val="goog_rdk_1443"/>
            </w:sdtPr>
            <w:sdtContent>
              <w:ins w:author="Rossi Rossi" w:id="28" w:date="2026-09-22T06:56:59Z"/>
              <w:sdt>
                <w:sdtPr>
                  <w:id w:val="761194121"/>
                  <w:tag w:val="goog_rdk_144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Requests authenticated by authorization keys are not recorded in Google Cloud service account usage metrics.</w:t>
                    </w:r>
                  </w:ins>
                </w:sdtContent>
              </w:sdt>
              <w:ins w:author="Rossi Rossi" w:id="28" w:date="2026-09-22T06:56:59Z"/>
            </w:sdtContent>
          </w:sdt>
        </w:p>
      </w:sdtContent>
    </w:sdt>
    <w:sdt>
      <w:sdtPr>
        <w:id w:val="-250758895"/>
        <w:tag w:val="goog_rdk_1448"/>
      </w:sdtPr>
      <w:sdtContent>
        <w:p w:rsidR="00000000" w:rsidDel="00000000" w:rsidP="00000000" w:rsidRDefault="00000000" w:rsidRPr="00000000" w14:paraId="000001D6">
          <w:pPr>
            <w:numPr>
              <w:ilvl w:val="1"/>
              <w:numId w:val="6"/>
            </w:numPr>
            <w:ind w:left="502" w:hanging="360"/>
            <w:rPr>
              <w:ins w:author="Rossi Rossi" w:id="28" w:date="2026-09-22T06:56:59Z"/>
            </w:rPr>
          </w:pPr>
          <w:sdt>
            <w:sdtPr>
              <w:id w:val="-163781645"/>
              <w:tag w:val="goog_rdk_1446"/>
            </w:sdtPr>
            <w:sdtContent>
              <w:ins w:author="Rossi Rossi" w:id="28" w:date="2026-09-22T06:56:59Z"/>
              <w:sdt>
                <w:sdtPr>
                  <w:id w:val="893472996"/>
                  <w:tag w:val="goog_rdk_144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38742548"/>
        <w:tag w:val="goog_rdk_1451"/>
      </w:sdtPr>
      <w:sdtContent>
        <w:p w:rsidR="00000000" w:rsidDel="00000000" w:rsidP="00000000" w:rsidRDefault="00000000" w:rsidRPr="00000000" w14:paraId="000001D7">
          <w:pPr>
            <w:numPr>
              <w:ilvl w:val="1"/>
              <w:numId w:val="6"/>
            </w:numPr>
            <w:ind w:left="502" w:hanging="360"/>
            <w:rPr>
              <w:ins w:author="Rossi Rossi" w:id="28" w:date="2026-09-22T06:56:59Z"/>
            </w:rPr>
          </w:pPr>
          <w:sdt>
            <w:sdtPr>
              <w:id w:val="-1848416594"/>
              <w:tag w:val="goog_rdk_1449"/>
            </w:sdtPr>
            <w:sdtContent>
              <w:ins w:author="Rossi Rossi" w:id="28" w:date="2026-09-22T06:56:59Z"/>
              <w:sdt>
                <w:sdtPr>
                  <w:id w:val="-369354549"/>
                  <w:tag w:val="goog_rdk_145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Managing API keys in Google AI Studio</w:t>
                    </w:r>
                  </w:ins>
                </w:sdtContent>
              </w:sdt>
              <w:ins w:author="Rossi Rossi" w:id="28" w:date="2026-09-22T06:56:59Z"/>
            </w:sdtContent>
          </w:sdt>
        </w:p>
      </w:sdtContent>
    </w:sdt>
    <w:sdt>
      <w:sdtPr>
        <w:id w:val="754102826"/>
        <w:tag w:val="goog_rdk_1454"/>
      </w:sdtPr>
      <w:sdtContent>
        <w:p w:rsidR="00000000" w:rsidDel="00000000" w:rsidP="00000000" w:rsidRDefault="00000000" w:rsidRPr="00000000" w14:paraId="000001D8">
          <w:pPr>
            <w:numPr>
              <w:ilvl w:val="1"/>
              <w:numId w:val="6"/>
            </w:numPr>
            <w:ind w:left="502" w:hanging="360"/>
            <w:rPr>
              <w:ins w:author="Rossi Rossi" w:id="28" w:date="2026-09-22T06:56:59Z"/>
            </w:rPr>
          </w:pPr>
          <w:sdt>
            <w:sdtPr>
              <w:id w:val="-361510970"/>
              <w:tag w:val="goog_rdk_1452"/>
            </w:sdtPr>
            <w:sdtContent>
              <w:ins w:author="Rossi Rossi" w:id="28" w:date="2026-09-22T06:56:59Z"/>
              <w:sdt>
                <w:sdtPr>
                  <w:id w:val="-1219848000"/>
                  <w:tag w:val="goog_rdk_145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54208806"/>
        <w:tag w:val="goog_rdk_1457"/>
      </w:sdtPr>
      <w:sdtContent>
        <w:p w:rsidR="00000000" w:rsidDel="00000000" w:rsidP="00000000" w:rsidRDefault="00000000" w:rsidRPr="00000000" w14:paraId="000001D9">
          <w:pPr>
            <w:numPr>
              <w:ilvl w:val="1"/>
              <w:numId w:val="6"/>
            </w:numPr>
            <w:ind w:left="502" w:hanging="360"/>
            <w:rPr>
              <w:ins w:author="Rossi Rossi" w:id="28" w:date="2026-09-22T06:56:59Z"/>
            </w:rPr>
          </w:pPr>
          <w:sdt>
            <w:sdtPr>
              <w:id w:val="501335212"/>
              <w:tag w:val="goog_rdk_1455"/>
            </w:sdtPr>
            <w:sdtContent>
              <w:ins w:author="Rossi Rossi" w:id="28" w:date="2026-09-22T06:56:59Z"/>
              <w:sdt>
                <w:sdtPr>
                  <w:id w:val="638898775"/>
                  <w:tag w:val="goog_rdk_14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can manage your projects and keys directly in [Google AI Studio](https://aistudio.google.com/apikey).</w:t>
                    </w:r>
                  </w:ins>
                </w:sdtContent>
              </w:sdt>
              <w:ins w:author="Rossi Rossi" w:id="28" w:date="2026-09-22T06:56:59Z"/>
            </w:sdtContent>
          </w:sdt>
        </w:p>
      </w:sdtContent>
    </w:sdt>
    <w:sdt>
      <w:sdtPr>
        <w:id w:val="601266699"/>
        <w:tag w:val="goog_rdk_1460"/>
      </w:sdtPr>
      <w:sdtContent>
        <w:p w:rsidR="00000000" w:rsidDel="00000000" w:rsidP="00000000" w:rsidRDefault="00000000" w:rsidRPr="00000000" w14:paraId="000001DA">
          <w:pPr>
            <w:numPr>
              <w:ilvl w:val="1"/>
              <w:numId w:val="6"/>
            </w:numPr>
            <w:ind w:left="502" w:hanging="360"/>
            <w:rPr>
              <w:ins w:author="Rossi Rossi" w:id="28" w:date="2026-09-22T06:56:59Z"/>
            </w:rPr>
          </w:pPr>
          <w:sdt>
            <w:sdtPr>
              <w:id w:val="-1434608233"/>
              <w:tag w:val="goog_rdk_1458"/>
            </w:sdtPr>
            <w:sdtContent>
              <w:ins w:author="Rossi Rossi" w:id="28" w:date="2026-09-22T06:56:59Z"/>
              <w:sdt>
                <w:sdtPr>
                  <w:id w:val="-2011402490"/>
                  <w:tag w:val="goog_rdk_145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62651786"/>
        <w:tag w:val="goog_rdk_1463"/>
      </w:sdtPr>
      <w:sdtContent>
        <w:p w:rsidR="00000000" w:rsidDel="00000000" w:rsidP="00000000" w:rsidRDefault="00000000" w:rsidRPr="00000000" w14:paraId="000001DB">
          <w:pPr>
            <w:numPr>
              <w:ilvl w:val="1"/>
              <w:numId w:val="6"/>
            </w:numPr>
            <w:ind w:left="502" w:hanging="360"/>
            <w:rPr>
              <w:ins w:author="Rossi Rossi" w:id="28" w:date="2026-09-22T06:56:59Z"/>
            </w:rPr>
          </w:pPr>
          <w:sdt>
            <w:sdtPr>
              <w:id w:val="1460478705"/>
              <w:tag w:val="goog_rdk_1461"/>
            </w:sdtPr>
            <w:sdtContent>
              <w:ins w:author="Rossi Rossi" w:id="28" w:date="2026-09-22T06:56:59Z"/>
              <w:sdt>
                <w:sdtPr>
                  <w:id w:val="-740618686"/>
                  <w:tag w:val="goog_rdk_14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Google Cloud projects</w:t>
                    </w:r>
                  </w:ins>
                </w:sdtContent>
              </w:sdt>
              <w:ins w:author="Rossi Rossi" w:id="28" w:date="2026-09-22T06:56:59Z"/>
            </w:sdtContent>
          </w:sdt>
        </w:p>
      </w:sdtContent>
    </w:sdt>
    <w:sdt>
      <w:sdtPr>
        <w:id w:val="687350789"/>
        <w:tag w:val="goog_rdk_1466"/>
      </w:sdtPr>
      <w:sdtContent>
        <w:p w:rsidR="00000000" w:rsidDel="00000000" w:rsidP="00000000" w:rsidRDefault="00000000" w:rsidRPr="00000000" w14:paraId="000001DC">
          <w:pPr>
            <w:numPr>
              <w:ilvl w:val="1"/>
              <w:numId w:val="6"/>
            </w:numPr>
            <w:ind w:left="502" w:hanging="360"/>
            <w:rPr>
              <w:ins w:author="Rossi Rossi" w:id="28" w:date="2026-09-22T06:56:59Z"/>
            </w:rPr>
          </w:pPr>
          <w:sdt>
            <w:sdtPr>
              <w:id w:val="-173306710"/>
              <w:tag w:val="goog_rdk_1464"/>
            </w:sdtPr>
            <w:sdtContent>
              <w:ins w:author="Rossi Rossi" w:id="28" w:date="2026-09-22T06:56:59Z"/>
              <w:sdt>
                <w:sdtPr>
                  <w:id w:val="-412360014"/>
                  <w:tag w:val="goog_rdk_146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45765559"/>
        <w:tag w:val="goog_rdk_1469"/>
      </w:sdtPr>
      <w:sdtContent>
        <w:p w:rsidR="00000000" w:rsidDel="00000000" w:rsidP="00000000" w:rsidRDefault="00000000" w:rsidRPr="00000000" w14:paraId="000001DD">
          <w:pPr>
            <w:numPr>
              <w:ilvl w:val="1"/>
              <w:numId w:val="6"/>
            </w:numPr>
            <w:ind w:left="502" w:hanging="360"/>
            <w:rPr>
              <w:ins w:author="Rossi Rossi" w:id="28" w:date="2026-09-22T06:56:59Z"/>
            </w:rPr>
          </w:pPr>
          <w:sdt>
            <w:sdtPr>
              <w:id w:val="-1846925585"/>
              <w:tag w:val="goog_rdk_1467"/>
            </w:sdtPr>
            <w:sdtContent>
              <w:ins w:author="Rossi Rossi" w:id="28" w:date="2026-09-22T06:56:59Z"/>
              <w:sdt>
                <w:sdtPr>
                  <w:id w:val="-1432706667"/>
                  <w:tag w:val="goog_rdk_14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Every Gemini API key is associated with a [Google Cloud project](https://cloud.google.com/resource-manager/docs/creating-managing-projects).</w:t>
                    </w:r>
                  </w:ins>
                </w:sdtContent>
              </w:sdt>
              <w:ins w:author="Rossi Rossi" w:id="28" w:date="2026-09-22T06:56:59Z"/>
            </w:sdtContent>
          </w:sdt>
        </w:p>
      </w:sdtContent>
    </w:sdt>
    <w:sdt>
      <w:sdtPr>
        <w:id w:val="-804480980"/>
        <w:tag w:val="goog_rdk_1472"/>
      </w:sdtPr>
      <w:sdtContent>
        <w:p w:rsidR="00000000" w:rsidDel="00000000" w:rsidP="00000000" w:rsidRDefault="00000000" w:rsidRPr="00000000" w14:paraId="000001DE">
          <w:pPr>
            <w:numPr>
              <w:ilvl w:val="1"/>
              <w:numId w:val="6"/>
            </w:numPr>
            <w:ind w:left="502" w:hanging="360"/>
            <w:rPr>
              <w:ins w:author="Rossi Rossi" w:id="28" w:date="2026-09-22T06:56:59Z"/>
            </w:rPr>
          </w:pPr>
          <w:sdt>
            <w:sdtPr>
              <w:id w:val="-781464730"/>
              <w:tag w:val="goog_rdk_1470"/>
            </w:sdtPr>
            <w:sdtContent>
              <w:ins w:author="Rossi Rossi" w:id="28" w:date="2026-09-22T06:56:59Z"/>
              <w:sdt>
                <w:sdtPr>
                  <w:id w:val="-1317944850"/>
                  <w:tag w:val="goog_rdk_147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Google Cloud projects manage billing, collaborators, and permissions. Google AI</w:t>
                    </w:r>
                  </w:ins>
                </w:sdtContent>
              </w:sdt>
              <w:ins w:author="Rossi Rossi" w:id="28" w:date="2026-09-22T06:56:59Z"/>
            </w:sdtContent>
          </w:sdt>
        </w:p>
      </w:sdtContent>
    </w:sdt>
    <w:sdt>
      <w:sdtPr>
        <w:id w:val="851605621"/>
        <w:tag w:val="goog_rdk_1475"/>
      </w:sdtPr>
      <w:sdtContent>
        <w:p w:rsidR="00000000" w:rsidDel="00000000" w:rsidP="00000000" w:rsidRDefault="00000000" w:rsidRPr="00000000" w14:paraId="000001DF">
          <w:pPr>
            <w:numPr>
              <w:ilvl w:val="1"/>
              <w:numId w:val="6"/>
            </w:numPr>
            <w:ind w:left="502" w:hanging="360"/>
            <w:rPr>
              <w:ins w:author="Rossi Rossi" w:id="28" w:date="2026-09-22T06:56:59Z"/>
            </w:rPr>
          </w:pPr>
          <w:sdt>
            <w:sdtPr>
              <w:id w:val="763702517"/>
              <w:tag w:val="goog_rdk_1473"/>
            </w:sdtPr>
            <w:sdtContent>
              <w:ins w:author="Rossi Rossi" w:id="28" w:date="2026-09-22T06:56:59Z"/>
              <w:sdt>
                <w:sdtPr>
                  <w:id w:val="300026426"/>
                  <w:tag w:val="goog_rdk_14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Studio provides a lightweight interface to access these projects.</w:t>
                    </w:r>
                  </w:ins>
                </w:sdtContent>
              </w:sdt>
              <w:ins w:author="Rossi Rossi" w:id="28" w:date="2026-09-22T06:56:59Z"/>
            </w:sdtContent>
          </w:sdt>
        </w:p>
      </w:sdtContent>
    </w:sdt>
    <w:sdt>
      <w:sdtPr>
        <w:id w:val="-1727028352"/>
        <w:tag w:val="goog_rdk_1478"/>
      </w:sdtPr>
      <w:sdtContent>
        <w:p w:rsidR="00000000" w:rsidDel="00000000" w:rsidP="00000000" w:rsidRDefault="00000000" w:rsidRPr="00000000" w14:paraId="000001E0">
          <w:pPr>
            <w:numPr>
              <w:ilvl w:val="1"/>
              <w:numId w:val="6"/>
            </w:numPr>
            <w:ind w:left="502" w:hanging="360"/>
            <w:rPr>
              <w:ins w:author="Rossi Rossi" w:id="28" w:date="2026-09-22T06:56:59Z"/>
            </w:rPr>
          </w:pPr>
          <w:sdt>
            <w:sdtPr>
              <w:id w:val="866906295"/>
              <w:tag w:val="goog_rdk_1476"/>
            </w:sdtPr>
            <w:sdtContent>
              <w:ins w:author="Rossi Rossi" w:id="28" w:date="2026-09-22T06:56:59Z"/>
              <w:sdt>
                <w:sdtPr>
                  <w:id w:val="408776192"/>
                  <w:tag w:val="goog_rdk_147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6392468"/>
        <w:tag w:val="goog_rdk_1481"/>
      </w:sdtPr>
      <w:sdtContent>
        <w:p w:rsidR="00000000" w:rsidDel="00000000" w:rsidP="00000000" w:rsidRDefault="00000000" w:rsidRPr="00000000" w14:paraId="000001E1">
          <w:pPr>
            <w:numPr>
              <w:ilvl w:val="1"/>
              <w:numId w:val="6"/>
            </w:numPr>
            <w:ind w:left="502" w:hanging="360"/>
            <w:rPr>
              <w:ins w:author="Rossi Rossi" w:id="28" w:date="2026-09-22T06:56:59Z"/>
            </w:rPr>
          </w:pPr>
          <w:sdt>
            <w:sdtPr>
              <w:id w:val="700356833"/>
              <w:tag w:val="goog_rdk_1479"/>
            </w:sdtPr>
            <w:sdtContent>
              <w:ins w:author="Rossi Rossi" w:id="28" w:date="2026-09-22T06:56:59Z"/>
              <w:sdt>
                <w:sdtPr>
                  <w:id w:val="1753169666"/>
                  <w:tag w:val="goog_rdk_14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**Default project** : If you are a new user, Google AI Studio automatically creates a default Google Cloud project and API key after you accept the Terms of Service. You can rename this project by navigating to the **Projects** view in your dashboard.</w:t>
                    </w:r>
                  </w:ins>
                </w:sdtContent>
              </w:sdt>
              <w:ins w:author="Rossi Rossi" w:id="28" w:date="2026-09-22T06:56:59Z"/>
            </w:sdtContent>
          </w:sdt>
        </w:p>
      </w:sdtContent>
    </w:sdt>
    <w:sdt>
      <w:sdtPr>
        <w:id w:val="1873226006"/>
        <w:tag w:val="goog_rdk_1484"/>
      </w:sdtPr>
      <w:sdtContent>
        <w:p w:rsidR="00000000" w:rsidDel="00000000" w:rsidP="00000000" w:rsidRDefault="00000000" w:rsidRPr="00000000" w14:paraId="000001E2">
          <w:pPr>
            <w:numPr>
              <w:ilvl w:val="1"/>
              <w:numId w:val="6"/>
            </w:numPr>
            <w:ind w:left="502" w:hanging="360"/>
            <w:rPr>
              <w:ins w:author="Rossi Rossi" w:id="28" w:date="2026-09-22T06:56:59Z"/>
            </w:rPr>
          </w:pPr>
          <w:sdt>
            <w:sdtPr>
              <w:id w:val="1248805099"/>
              <w:tag w:val="goog_rdk_1482"/>
            </w:sdtPr>
            <w:sdtContent>
              <w:ins w:author="Rossi Rossi" w:id="28" w:date="2026-09-22T06:56:59Z"/>
              <w:sdt>
                <w:sdtPr>
                  <w:id w:val="-535058226"/>
                  <w:tag w:val="goog_rdk_148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**Existing projects**: If you already have a Google Cloud account, AI Studio does not create a default project. Instead, you must import your existing projects.</w:t>
                    </w:r>
                  </w:ins>
                </w:sdtContent>
              </w:sdt>
              <w:ins w:author="Rossi Rossi" w:id="28" w:date="2026-09-22T06:56:59Z"/>
            </w:sdtContent>
          </w:sdt>
        </w:p>
      </w:sdtContent>
    </w:sdt>
    <w:sdt>
      <w:sdtPr>
        <w:id w:val="1653853729"/>
        <w:tag w:val="goog_rdk_1487"/>
      </w:sdtPr>
      <w:sdtContent>
        <w:p w:rsidR="00000000" w:rsidDel="00000000" w:rsidP="00000000" w:rsidRDefault="00000000" w:rsidRPr="00000000" w14:paraId="000001E3">
          <w:pPr>
            <w:numPr>
              <w:ilvl w:val="1"/>
              <w:numId w:val="6"/>
            </w:numPr>
            <w:ind w:left="502" w:hanging="360"/>
            <w:rPr>
              <w:ins w:author="Rossi Rossi" w:id="28" w:date="2026-09-22T06:56:59Z"/>
            </w:rPr>
          </w:pPr>
          <w:sdt>
            <w:sdtPr>
              <w:id w:val="1297819007"/>
              <w:tag w:val="goog_rdk_1485"/>
            </w:sdtPr>
            <w:sdtContent>
              <w:ins w:author="Rossi Rossi" w:id="28" w:date="2026-09-22T06:56:59Z"/>
              <w:sdt>
                <w:sdtPr>
                  <w:id w:val="1146126594"/>
                  <w:tag w:val="goog_rdk_148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6323120"/>
        <w:tag w:val="goog_rdk_1490"/>
      </w:sdtPr>
      <w:sdtContent>
        <w:p w:rsidR="00000000" w:rsidDel="00000000" w:rsidP="00000000" w:rsidRDefault="00000000" w:rsidRPr="00000000" w14:paraId="000001E4">
          <w:pPr>
            <w:numPr>
              <w:ilvl w:val="1"/>
              <w:numId w:val="6"/>
            </w:numPr>
            <w:ind w:left="502" w:hanging="360"/>
            <w:rPr>
              <w:ins w:author="Rossi Rossi" w:id="28" w:date="2026-09-22T06:56:59Z"/>
            </w:rPr>
          </w:pPr>
          <w:sdt>
            <w:sdtPr>
              <w:id w:val="362348901"/>
              <w:tag w:val="goog_rdk_1488"/>
            </w:sdtPr>
            <w:sdtContent>
              <w:ins w:author="Rossi Rossi" w:id="28" w:date="2026-09-22T06:56:59Z"/>
              <w:sdt>
                <w:sdtPr>
                  <w:id w:val="1500603768"/>
                  <w:tag w:val="goog_rdk_14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Importing projects</w:t>
                    </w:r>
                  </w:ins>
                </w:sdtContent>
              </w:sdt>
              <w:ins w:author="Rossi Rossi" w:id="28" w:date="2026-09-22T06:56:59Z"/>
            </w:sdtContent>
          </w:sdt>
        </w:p>
      </w:sdtContent>
    </w:sdt>
    <w:sdt>
      <w:sdtPr>
        <w:id w:val="1135373903"/>
        <w:tag w:val="goog_rdk_1493"/>
      </w:sdtPr>
      <w:sdtContent>
        <w:p w:rsidR="00000000" w:rsidDel="00000000" w:rsidP="00000000" w:rsidRDefault="00000000" w:rsidRPr="00000000" w14:paraId="000001E5">
          <w:pPr>
            <w:numPr>
              <w:ilvl w:val="1"/>
              <w:numId w:val="6"/>
            </w:numPr>
            <w:ind w:left="502" w:hanging="360"/>
            <w:rPr>
              <w:ins w:author="Rossi Rossi" w:id="28" w:date="2026-09-22T06:56:59Z"/>
            </w:rPr>
          </w:pPr>
          <w:sdt>
            <w:sdtPr>
              <w:id w:val="818427322"/>
              <w:tag w:val="goog_rdk_1491"/>
            </w:sdtPr>
            <w:sdtContent>
              <w:ins w:author="Rossi Rossi" w:id="28" w:date="2026-09-22T06:56:59Z"/>
              <w:sdt>
                <w:sdtPr>
                  <w:id w:val="-2014762469"/>
                  <w:tag w:val="goog_rdk_149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78349209"/>
        <w:tag w:val="goog_rdk_1496"/>
      </w:sdtPr>
      <w:sdtContent>
        <w:p w:rsidR="00000000" w:rsidDel="00000000" w:rsidP="00000000" w:rsidRDefault="00000000" w:rsidRPr="00000000" w14:paraId="000001E6">
          <w:pPr>
            <w:numPr>
              <w:ilvl w:val="1"/>
              <w:numId w:val="6"/>
            </w:numPr>
            <w:ind w:left="502" w:hanging="360"/>
            <w:rPr>
              <w:ins w:author="Rossi Rossi" w:id="28" w:date="2026-09-22T06:56:59Z"/>
            </w:rPr>
          </w:pPr>
          <w:sdt>
            <w:sdtPr>
              <w:id w:val="1206568358"/>
              <w:tag w:val="goog_rdk_1494"/>
            </w:sdtPr>
            <w:sdtContent>
              <w:ins w:author="Rossi Rossi" w:id="28" w:date="2026-09-22T06:56:59Z"/>
              <w:sdt>
                <w:sdtPr>
                  <w:id w:val="-1721067476"/>
                  <w:tag w:val="goog_rdk_14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By default, Google AI Studio does not display all of your Google Cloud</w:t>
                    </w:r>
                  </w:ins>
                </w:sdtContent>
              </w:sdt>
              <w:ins w:author="Rossi Rossi" w:id="28" w:date="2026-09-22T06:56:59Z"/>
            </w:sdtContent>
          </w:sdt>
        </w:p>
      </w:sdtContent>
    </w:sdt>
    <w:sdt>
      <w:sdtPr>
        <w:id w:val="899179900"/>
        <w:tag w:val="goog_rdk_1499"/>
      </w:sdtPr>
      <w:sdtContent>
        <w:p w:rsidR="00000000" w:rsidDel="00000000" w:rsidP="00000000" w:rsidRDefault="00000000" w:rsidRPr="00000000" w14:paraId="000001E7">
          <w:pPr>
            <w:numPr>
              <w:ilvl w:val="1"/>
              <w:numId w:val="6"/>
            </w:numPr>
            <w:ind w:left="502" w:hanging="360"/>
            <w:rPr>
              <w:ins w:author="Rossi Rossi" w:id="28" w:date="2026-09-22T06:56:59Z"/>
            </w:rPr>
          </w:pPr>
          <w:sdt>
            <w:sdtPr>
              <w:id w:val="-1030479380"/>
              <w:tag w:val="goog_rdk_1497"/>
            </w:sdtPr>
            <w:sdtContent>
              <w:ins w:author="Rossi Rossi" w:id="28" w:date="2026-09-22T06:56:59Z"/>
              <w:sdt>
                <w:sdtPr>
                  <w:id w:val="1795849385"/>
                  <w:tag w:val="goog_rdk_14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projects. You must import the projects you want to use:</w:t>
                    </w:r>
                  </w:ins>
                </w:sdtContent>
              </w:sdt>
              <w:ins w:author="Rossi Rossi" w:id="28" w:date="2026-09-22T06:56:59Z"/>
            </w:sdtContent>
          </w:sdt>
        </w:p>
      </w:sdtContent>
    </w:sdt>
    <w:sdt>
      <w:sdtPr>
        <w:id w:val="1941741618"/>
        <w:tag w:val="goog_rdk_1502"/>
      </w:sdtPr>
      <w:sdtContent>
        <w:p w:rsidR="00000000" w:rsidDel="00000000" w:rsidP="00000000" w:rsidRDefault="00000000" w:rsidRPr="00000000" w14:paraId="000001E8">
          <w:pPr>
            <w:numPr>
              <w:ilvl w:val="1"/>
              <w:numId w:val="6"/>
            </w:numPr>
            <w:ind w:left="502" w:hanging="360"/>
            <w:rPr>
              <w:ins w:author="Rossi Rossi" w:id="28" w:date="2026-09-22T06:56:59Z"/>
            </w:rPr>
          </w:pPr>
          <w:sdt>
            <w:sdtPr>
              <w:id w:val="-1539915529"/>
              <w:tag w:val="goog_rdk_1500"/>
            </w:sdtPr>
            <w:sdtContent>
              <w:ins w:author="Rossi Rossi" w:id="28" w:date="2026-09-22T06:56:59Z"/>
              <w:sdt>
                <w:sdtPr>
                  <w:id w:val="-1440938384"/>
                  <w:tag w:val="goog_rdk_150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68560166"/>
        <w:tag w:val="goog_rdk_1505"/>
      </w:sdtPr>
      <w:sdtContent>
        <w:p w:rsidR="00000000" w:rsidDel="00000000" w:rsidP="00000000" w:rsidRDefault="00000000" w:rsidRPr="00000000" w14:paraId="000001E9">
          <w:pPr>
            <w:numPr>
              <w:ilvl w:val="1"/>
              <w:numId w:val="6"/>
            </w:numPr>
            <w:ind w:left="502" w:hanging="360"/>
            <w:rPr>
              <w:ins w:author="Rossi Rossi" w:id="28" w:date="2026-09-22T06:56:59Z"/>
            </w:rPr>
          </w:pPr>
          <w:sdt>
            <w:sdtPr>
              <w:id w:val="446335863"/>
              <w:tag w:val="goog_rdk_1503"/>
            </w:sdtPr>
            <w:sdtContent>
              <w:ins w:author="Rossi Rossi" w:id="28" w:date="2026-09-22T06:56:59Z"/>
              <w:sdt>
                <w:sdtPr>
                  <w:id w:val="-755993298"/>
                  <w:tag w:val="goog_rdk_150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[Google AI Studio](https://aistudio.google.com).</w:t>
                    </w:r>
                  </w:ins>
                </w:sdtContent>
              </w:sdt>
              <w:ins w:author="Rossi Rossi" w:id="28" w:date="2026-09-22T06:56:59Z"/>
            </w:sdtContent>
          </w:sdt>
        </w:p>
      </w:sdtContent>
    </w:sdt>
    <w:sdt>
      <w:sdtPr>
        <w:id w:val="359825947"/>
        <w:tag w:val="goog_rdk_1508"/>
      </w:sdtPr>
      <w:sdtContent>
        <w:p w:rsidR="00000000" w:rsidDel="00000000" w:rsidP="00000000" w:rsidRDefault="00000000" w:rsidRPr="00000000" w14:paraId="000001EA">
          <w:pPr>
            <w:numPr>
              <w:ilvl w:val="1"/>
              <w:numId w:val="6"/>
            </w:numPr>
            <w:ind w:left="502" w:hanging="360"/>
            <w:rPr>
              <w:ins w:author="Rossi Rossi" w:id="28" w:date="2026-09-22T06:56:59Z"/>
            </w:rPr>
          </w:pPr>
          <w:sdt>
            <w:sdtPr>
              <w:id w:val="1271272803"/>
              <w:tag w:val="goog_rdk_1506"/>
            </w:sdtPr>
            <w:sdtContent>
              <w:ins w:author="Rossi Rossi" w:id="28" w:date="2026-09-22T06:56:59Z"/>
              <w:sdt>
                <w:sdtPr>
                  <w:id w:val="-1312876689"/>
                  <w:tag w:val="goog_rdk_150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Open the **Dashboard** from the left panel and select **Projects**.</w:t>
                    </w:r>
                  </w:ins>
                </w:sdtContent>
              </w:sdt>
              <w:ins w:author="Rossi Rossi" w:id="28" w:date="2026-09-22T06:56:59Z"/>
            </w:sdtContent>
          </w:sdt>
        </w:p>
      </w:sdtContent>
    </w:sdt>
    <w:sdt>
      <w:sdtPr>
        <w:id w:val="997638476"/>
        <w:tag w:val="goog_rdk_1511"/>
      </w:sdtPr>
      <w:sdtContent>
        <w:p w:rsidR="00000000" w:rsidDel="00000000" w:rsidP="00000000" w:rsidRDefault="00000000" w:rsidRPr="00000000" w14:paraId="000001EB">
          <w:pPr>
            <w:numPr>
              <w:ilvl w:val="1"/>
              <w:numId w:val="6"/>
            </w:numPr>
            <w:ind w:left="502" w:hanging="360"/>
            <w:rPr>
              <w:ins w:author="Rossi Rossi" w:id="28" w:date="2026-09-22T06:56:59Z"/>
            </w:rPr>
          </w:pPr>
          <w:sdt>
            <w:sdtPr>
              <w:id w:val="-1327191556"/>
              <w:tag w:val="goog_rdk_1509"/>
            </w:sdtPr>
            <w:sdtContent>
              <w:ins w:author="Rossi Rossi" w:id="28" w:date="2026-09-22T06:56:59Z"/>
              <w:sdt>
                <w:sdtPr>
                  <w:id w:val="-1754097371"/>
                  <w:tag w:val="goog_rdk_151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Click the **Import projects** button.</w:t>
                    </w:r>
                  </w:ins>
                </w:sdtContent>
              </w:sdt>
              <w:ins w:author="Rossi Rossi" w:id="28" w:date="2026-09-22T06:56:59Z"/>
            </w:sdtContent>
          </w:sdt>
        </w:p>
      </w:sdtContent>
    </w:sdt>
    <w:sdt>
      <w:sdtPr>
        <w:id w:val="1494276722"/>
        <w:tag w:val="goog_rdk_1514"/>
      </w:sdtPr>
      <w:sdtContent>
        <w:p w:rsidR="00000000" w:rsidDel="00000000" w:rsidP="00000000" w:rsidRDefault="00000000" w:rsidRPr="00000000" w14:paraId="000001EC">
          <w:pPr>
            <w:numPr>
              <w:ilvl w:val="1"/>
              <w:numId w:val="6"/>
            </w:numPr>
            <w:ind w:left="502" w:hanging="360"/>
            <w:rPr>
              <w:ins w:author="Rossi Rossi" w:id="28" w:date="2026-09-22T06:56:59Z"/>
            </w:rPr>
          </w:pPr>
          <w:sdt>
            <w:sdtPr>
              <w:id w:val="-1292688215"/>
              <w:tag w:val="goog_rdk_1512"/>
            </w:sdtPr>
            <w:sdtContent>
              <w:ins w:author="Rossi Rossi" w:id="28" w:date="2026-09-22T06:56:59Z"/>
              <w:sdt>
                <w:sdtPr>
                  <w:id w:val="1293067000"/>
                  <w:tag w:val="goog_rdk_151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Search for and select the Google Cloud project you want to import, then click **Import**.</w:t>
                    </w:r>
                  </w:ins>
                </w:sdtContent>
              </w:sdt>
              <w:ins w:author="Rossi Rossi" w:id="28" w:date="2026-09-22T06:56:59Z"/>
            </w:sdtContent>
          </w:sdt>
        </w:p>
      </w:sdtContent>
    </w:sdt>
    <w:sdt>
      <w:sdtPr>
        <w:id w:val="-892840953"/>
        <w:tag w:val="goog_rdk_1517"/>
      </w:sdtPr>
      <w:sdtContent>
        <w:p w:rsidR="00000000" w:rsidDel="00000000" w:rsidP="00000000" w:rsidRDefault="00000000" w:rsidRPr="00000000" w14:paraId="000001ED">
          <w:pPr>
            <w:numPr>
              <w:ilvl w:val="1"/>
              <w:numId w:val="6"/>
            </w:numPr>
            <w:ind w:left="502" w:hanging="360"/>
            <w:rPr>
              <w:ins w:author="Rossi Rossi" w:id="28" w:date="2026-09-22T06:56:59Z"/>
            </w:rPr>
          </w:pPr>
          <w:sdt>
            <w:sdtPr>
              <w:id w:val="1295883465"/>
              <w:tag w:val="goog_rdk_1515"/>
            </w:sdtPr>
            <w:sdtContent>
              <w:ins w:author="Rossi Rossi" w:id="28" w:date="2026-09-22T06:56:59Z"/>
              <w:sdt>
                <w:sdtPr>
                  <w:id w:val="-1845967017"/>
                  <w:tag w:val="goog_rdk_151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Once imported, navigate to the **API Keys** page in the dashboard to create a key in that project.</w:t>
                    </w:r>
                  </w:ins>
                </w:sdtContent>
              </w:sdt>
              <w:ins w:author="Rossi Rossi" w:id="28" w:date="2026-09-22T06:56:59Z"/>
            </w:sdtContent>
          </w:sdt>
        </w:p>
      </w:sdtContent>
    </w:sdt>
    <w:sdt>
      <w:sdtPr>
        <w:id w:val="1372248852"/>
        <w:tag w:val="goog_rdk_1520"/>
      </w:sdtPr>
      <w:sdtContent>
        <w:p w:rsidR="00000000" w:rsidDel="00000000" w:rsidP="00000000" w:rsidRDefault="00000000" w:rsidRPr="00000000" w14:paraId="000001EE">
          <w:pPr>
            <w:numPr>
              <w:ilvl w:val="1"/>
              <w:numId w:val="6"/>
            </w:numPr>
            <w:ind w:left="502" w:hanging="360"/>
            <w:rPr>
              <w:ins w:author="Rossi Rossi" w:id="28" w:date="2026-09-22T06:56:59Z"/>
            </w:rPr>
          </w:pPr>
          <w:sdt>
            <w:sdtPr>
              <w:id w:val="821550975"/>
              <w:tag w:val="goog_rdk_1518"/>
            </w:sdtPr>
            <w:sdtContent>
              <w:ins w:author="Rossi Rossi" w:id="28" w:date="2026-09-22T06:56:59Z"/>
              <w:sdt>
                <w:sdtPr>
                  <w:id w:val="-1708932420"/>
                  <w:tag w:val="goog_rdk_151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68351124"/>
        <w:tag w:val="goog_rdk_1523"/>
      </w:sdtPr>
      <w:sdtContent>
        <w:p w:rsidR="00000000" w:rsidDel="00000000" w:rsidP="00000000" w:rsidRDefault="00000000" w:rsidRPr="00000000" w14:paraId="000001EF">
          <w:pPr>
            <w:numPr>
              <w:ilvl w:val="1"/>
              <w:numId w:val="6"/>
            </w:numPr>
            <w:ind w:left="502" w:hanging="360"/>
            <w:rPr>
              <w:ins w:author="Rossi Rossi" w:id="28" w:date="2026-09-22T06:56:59Z"/>
            </w:rPr>
          </w:pPr>
          <w:sdt>
            <w:sdtPr>
              <w:id w:val="1148893855"/>
              <w:tag w:val="goog_rdk_1521"/>
            </w:sdtPr>
            <w:sdtContent>
              <w:ins w:author="Rossi Rossi" w:id="28" w:date="2026-09-22T06:56:59Z"/>
              <w:sdt>
                <w:sdtPr>
                  <w:id w:val="-1824258103"/>
                  <w:tag w:val="goog_rdk_152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Troubleshooting key creation permissions</w:t>
                    </w:r>
                  </w:ins>
                </w:sdtContent>
              </w:sdt>
              <w:ins w:author="Rossi Rossi" w:id="28" w:date="2026-09-22T06:56:59Z"/>
            </w:sdtContent>
          </w:sdt>
        </w:p>
      </w:sdtContent>
    </w:sdt>
    <w:sdt>
      <w:sdtPr>
        <w:id w:val="-496460896"/>
        <w:tag w:val="goog_rdk_1526"/>
      </w:sdtPr>
      <w:sdtContent>
        <w:p w:rsidR="00000000" w:rsidDel="00000000" w:rsidP="00000000" w:rsidRDefault="00000000" w:rsidRPr="00000000" w14:paraId="000001F0">
          <w:pPr>
            <w:numPr>
              <w:ilvl w:val="1"/>
              <w:numId w:val="6"/>
            </w:numPr>
            <w:ind w:left="502" w:hanging="360"/>
            <w:rPr>
              <w:ins w:author="Rossi Rossi" w:id="28" w:date="2026-09-22T06:56:59Z"/>
            </w:rPr>
          </w:pPr>
          <w:sdt>
            <w:sdtPr>
              <w:id w:val="1609569874"/>
              <w:tag w:val="goog_rdk_1524"/>
            </w:sdtPr>
            <w:sdtContent>
              <w:ins w:author="Rossi Rossi" w:id="28" w:date="2026-09-22T06:56:59Z"/>
              <w:sdt>
                <w:sdtPr>
                  <w:id w:val="-1336172304"/>
                  <w:tag w:val="goog_rdk_152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22864691"/>
        <w:tag w:val="goog_rdk_1529"/>
      </w:sdtPr>
      <w:sdtContent>
        <w:p w:rsidR="00000000" w:rsidDel="00000000" w:rsidP="00000000" w:rsidRDefault="00000000" w:rsidRPr="00000000" w14:paraId="000001F1">
          <w:pPr>
            <w:numPr>
              <w:ilvl w:val="1"/>
              <w:numId w:val="6"/>
            </w:numPr>
            <w:ind w:left="502" w:hanging="360"/>
            <w:rPr>
              <w:ins w:author="Rossi Rossi" w:id="28" w:date="2026-09-22T06:56:59Z"/>
            </w:rPr>
          </w:pPr>
          <w:sdt>
            <w:sdtPr>
              <w:id w:val="-663232263"/>
              <w:tag w:val="goog_rdk_1527"/>
            </w:sdtPr>
            <w:sdtContent>
              <w:ins w:author="Rossi Rossi" w:id="28" w:date="2026-09-22T06:56:59Z"/>
              <w:sdt>
                <w:sdtPr>
                  <w:id w:val="-1660199993"/>
                  <w:tag w:val="goog_rdk_152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the **Create API key** button is unavailable and displays the message:</w:t>
                    </w:r>
                  </w:ins>
                </w:sdtContent>
              </w:sdt>
              <w:ins w:author="Rossi Rossi" w:id="28" w:date="2026-09-22T06:56:59Z"/>
            </w:sdtContent>
          </w:sdt>
        </w:p>
      </w:sdtContent>
    </w:sdt>
    <w:sdt>
      <w:sdtPr>
        <w:id w:val="-1387599674"/>
        <w:tag w:val="goog_rdk_1532"/>
      </w:sdtPr>
      <w:sdtContent>
        <w:p w:rsidR="00000000" w:rsidDel="00000000" w:rsidP="00000000" w:rsidRDefault="00000000" w:rsidRPr="00000000" w14:paraId="000001F2">
          <w:pPr>
            <w:numPr>
              <w:ilvl w:val="1"/>
              <w:numId w:val="6"/>
            </w:numPr>
            <w:ind w:left="502" w:hanging="360"/>
            <w:rPr>
              <w:ins w:author="Rossi Rossi" w:id="28" w:date="2026-09-22T06:56:59Z"/>
            </w:rPr>
          </w:pPr>
          <w:sdt>
            <w:sdtPr>
              <w:id w:val="-1039153101"/>
              <w:tag w:val="goog_rdk_1530"/>
            </w:sdtPr>
            <w:sdtContent>
              <w:ins w:author="Rossi Rossi" w:id="28" w:date="2026-09-22T06:56:59Z"/>
              <w:sdt>
                <w:sdtPr>
                  <w:id w:val="-2098771525"/>
                  <w:tag w:val="goog_rdk_15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do not have permission to create a key in this project"*, you lack the</w:t>
                    </w:r>
                  </w:ins>
                </w:sdtContent>
              </w:sdt>
              <w:ins w:author="Rossi Rossi" w:id="28" w:date="2026-09-22T06:56:59Z"/>
            </w:sdtContent>
          </w:sdt>
        </w:p>
      </w:sdtContent>
    </w:sdt>
    <w:sdt>
      <w:sdtPr>
        <w:id w:val="-1646659376"/>
        <w:tag w:val="goog_rdk_1535"/>
      </w:sdtPr>
      <w:sdtContent>
        <w:p w:rsidR="00000000" w:rsidDel="00000000" w:rsidP="00000000" w:rsidRDefault="00000000" w:rsidRPr="00000000" w14:paraId="000001F3">
          <w:pPr>
            <w:numPr>
              <w:ilvl w:val="1"/>
              <w:numId w:val="6"/>
            </w:numPr>
            <w:ind w:left="502" w:hanging="360"/>
            <w:rPr>
              <w:ins w:author="Rossi Rossi" w:id="28" w:date="2026-09-22T06:56:59Z"/>
            </w:rPr>
          </w:pPr>
          <w:sdt>
            <w:sdtPr>
              <w:id w:val="-808991555"/>
              <w:tag w:val="goog_rdk_1533"/>
            </w:sdtPr>
            <w:sdtContent>
              <w:ins w:author="Rossi Rossi" w:id="28" w:date="2026-09-22T06:56:59Z"/>
              <w:sdt>
                <w:sdtPr>
                  <w:id w:val="-59994693"/>
                  <w:tag w:val="goog_rdk_15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required IAM permissions.</w:t>
                    </w:r>
                  </w:ins>
                </w:sdtContent>
              </w:sdt>
              <w:ins w:author="Rossi Rossi" w:id="28" w:date="2026-09-22T06:56:59Z"/>
            </w:sdtContent>
          </w:sdt>
        </w:p>
      </w:sdtContent>
    </w:sdt>
    <w:sdt>
      <w:sdtPr>
        <w:id w:val="1292047458"/>
        <w:tag w:val="goog_rdk_1538"/>
      </w:sdtPr>
      <w:sdtContent>
        <w:p w:rsidR="00000000" w:rsidDel="00000000" w:rsidP="00000000" w:rsidRDefault="00000000" w:rsidRPr="00000000" w14:paraId="000001F4">
          <w:pPr>
            <w:numPr>
              <w:ilvl w:val="1"/>
              <w:numId w:val="6"/>
            </w:numPr>
            <w:ind w:left="502" w:hanging="360"/>
            <w:rPr>
              <w:ins w:author="Rossi Rossi" w:id="28" w:date="2026-09-22T06:56:59Z"/>
            </w:rPr>
          </w:pPr>
          <w:sdt>
            <w:sdtPr>
              <w:id w:val="1628271517"/>
              <w:tag w:val="goog_rdk_1536"/>
            </w:sdtPr>
            <w:sdtContent>
              <w:ins w:author="Rossi Rossi" w:id="28" w:date="2026-09-22T06:56:59Z"/>
              <w:sdt>
                <w:sdtPr>
                  <w:id w:val="1785887294"/>
                  <w:tag w:val="goog_rdk_153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67134203"/>
        <w:tag w:val="goog_rdk_1541"/>
      </w:sdtPr>
      <w:sdtContent>
        <w:p w:rsidR="00000000" w:rsidDel="00000000" w:rsidP="00000000" w:rsidRDefault="00000000" w:rsidRPr="00000000" w14:paraId="000001F5">
          <w:pPr>
            <w:numPr>
              <w:ilvl w:val="1"/>
              <w:numId w:val="6"/>
            </w:numPr>
            <w:ind w:left="502" w:hanging="360"/>
            <w:rPr>
              <w:ins w:author="Rossi Rossi" w:id="28" w:date="2026-09-22T06:56:59Z"/>
            </w:rPr>
          </w:pPr>
          <w:sdt>
            <w:sdtPr>
              <w:id w:val="-1709686310"/>
              <w:tag w:val="goog_rdk_1539"/>
            </w:sdtPr>
            <w:sdtContent>
              <w:ins w:author="Rossi Rossi" w:id="28" w:date="2026-09-22T06:56:59Z"/>
              <w:sdt>
                <w:sdtPr>
                  <w:id w:val="573636888"/>
                  <w:tag w:val="goog_rdk_154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Ask your Google Cloud project or organization administrator to grant you a role</w:t>
                    </w:r>
                  </w:ins>
                </w:sdtContent>
              </w:sdt>
              <w:ins w:author="Rossi Rossi" w:id="28" w:date="2026-09-22T06:56:59Z"/>
            </w:sdtContent>
          </w:sdt>
        </w:p>
      </w:sdtContent>
    </w:sdt>
    <w:sdt>
      <w:sdtPr>
        <w:id w:val="578733491"/>
        <w:tag w:val="goog_rdk_1544"/>
      </w:sdtPr>
      <w:sdtContent>
        <w:p w:rsidR="00000000" w:rsidDel="00000000" w:rsidP="00000000" w:rsidRDefault="00000000" w:rsidRPr="00000000" w14:paraId="000001F6">
          <w:pPr>
            <w:numPr>
              <w:ilvl w:val="1"/>
              <w:numId w:val="6"/>
            </w:numPr>
            <w:ind w:left="502" w:hanging="360"/>
            <w:rPr>
              <w:ins w:author="Rossi Rossi" w:id="28" w:date="2026-09-22T06:56:59Z"/>
            </w:rPr>
          </w:pPr>
          <w:sdt>
            <w:sdtPr>
              <w:id w:val="1556113009"/>
              <w:tag w:val="goog_rdk_1542"/>
            </w:sdtPr>
            <w:sdtContent>
              <w:ins w:author="Rossi Rossi" w:id="28" w:date="2026-09-22T06:56:59Z"/>
              <w:sdt>
                <w:sdtPr>
                  <w:id w:val="-751406936"/>
                  <w:tag w:val="goog_rdk_154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containing the following permissions (such as Project Editor):</w:t>
                    </w:r>
                  </w:ins>
                </w:sdtContent>
              </w:sdt>
              <w:ins w:author="Rossi Rossi" w:id="28" w:date="2026-09-22T06:56:59Z"/>
            </w:sdtContent>
          </w:sdt>
        </w:p>
      </w:sdtContent>
    </w:sdt>
    <w:sdt>
      <w:sdtPr>
        <w:id w:val="479788845"/>
        <w:tag w:val="goog_rdk_1547"/>
      </w:sdtPr>
      <w:sdtContent>
        <w:p w:rsidR="00000000" w:rsidDel="00000000" w:rsidP="00000000" w:rsidRDefault="00000000" w:rsidRPr="00000000" w14:paraId="000001F7">
          <w:pPr>
            <w:numPr>
              <w:ilvl w:val="1"/>
              <w:numId w:val="6"/>
            </w:numPr>
            <w:ind w:left="502" w:hanging="360"/>
            <w:rPr>
              <w:ins w:author="Rossi Rossi" w:id="28" w:date="2026-09-22T06:56:59Z"/>
            </w:rPr>
          </w:pPr>
          <w:sdt>
            <w:sdtPr>
              <w:id w:val="-1773491104"/>
              <w:tag w:val="goog_rdk_1545"/>
            </w:sdtPr>
            <w:sdtContent>
              <w:ins w:author="Rossi Rossi" w:id="28" w:date="2026-09-22T06:56:59Z"/>
              <w:sdt>
                <w:sdtPr>
                  <w:id w:val="1441170224"/>
                  <w:tag w:val="goog_rdk_154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70721078"/>
        <w:tag w:val="goog_rdk_1550"/>
      </w:sdtPr>
      <w:sdtContent>
        <w:p w:rsidR="00000000" w:rsidDel="00000000" w:rsidP="00000000" w:rsidRDefault="00000000" w:rsidRPr="00000000" w14:paraId="000001F8">
          <w:pPr>
            <w:numPr>
              <w:ilvl w:val="1"/>
              <w:numId w:val="6"/>
            </w:numPr>
            <w:ind w:left="502" w:hanging="360"/>
            <w:rPr>
              <w:ins w:author="Rossi Rossi" w:id="28" w:date="2026-09-22T06:56:59Z"/>
            </w:rPr>
          </w:pPr>
          <w:sdt>
            <w:sdtPr>
              <w:id w:val="-1645015584"/>
              <w:tag w:val="goog_rdk_1548"/>
            </w:sdtPr>
            <w:sdtContent>
              <w:ins w:author="Rossi Rossi" w:id="28" w:date="2026-09-22T06:56:59Z"/>
              <w:sdt>
                <w:sdtPr>
                  <w:id w:val="-866337655"/>
                  <w:tag w:val="goog_rdk_154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`resourcemanager.projects.get`: Allows AI Studio to verify the project.</w:t>
                    </w:r>
                  </w:ins>
                </w:sdtContent>
              </w:sdt>
              <w:ins w:author="Rossi Rossi" w:id="28" w:date="2026-09-22T06:56:59Z"/>
            </w:sdtContent>
          </w:sdt>
        </w:p>
      </w:sdtContent>
    </w:sdt>
    <w:sdt>
      <w:sdtPr>
        <w:id w:val="-963460468"/>
        <w:tag w:val="goog_rdk_1553"/>
      </w:sdtPr>
      <w:sdtContent>
        <w:p w:rsidR="00000000" w:rsidDel="00000000" w:rsidP="00000000" w:rsidRDefault="00000000" w:rsidRPr="00000000" w14:paraId="000001F9">
          <w:pPr>
            <w:numPr>
              <w:ilvl w:val="1"/>
              <w:numId w:val="6"/>
            </w:numPr>
            <w:ind w:left="502" w:hanging="360"/>
            <w:rPr>
              <w:ins w:author="Rossi Rossi" w:id="28" w:date="2026-09-22T06:56:59Z"/>
            </w:rPr>
          </w:pPr>
          <w:sdt>
            <w:sdtPr>
              <w:id w:val="1329602250"/>
              <w:tag w:val="goog_rdk_1551"/>
            </w:sdtPr>
            <w:sdtContent>
              <w:ins w:author="Rossi Rossi" w:id="28" w:date="2026-09-22T06:56:59Z"/>
              <w:sdt>
                <w:sdtPr>
                  <w:id w:val="-1597236720"/>
                  <w:tag w:val="goog_rdk_155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`apikeys.keys.create`: Allows key generation.</w:t>
                    </w:r>
                  </w:ins>
                </w:sdtContent>
              </w:sdt>
              <w:ins w:author="Rossi Rossi" w:id="28" w:date="2026-09-22T06:56:59Z"/>
            </w:sdtContent>
          </w:sdt>
        </w:p>
      </w:sdtContent>
    </w:sdt>
    <w:sdt>
      <w:sdtPr>
        <w:id w:val="1717035032"/>
        <w:tag w:val="goog_rdk_1556"/>
      </w:sdtPr>
      <w:sdtContent>
        <w:p w:rsidR="00000000" w:rsidDel="00000000" w:rsidP="00000000" w:rsidRDefault="00000000" w:rsidRPr="00000000" w14:paraId="000001FA">
          <w:pPr>
            <w:numPr>
              <w:ilvl w:val="1"/>
              <w:numId w:val="6"/>
            </w:numPr>
            <w:ind w:left="502" w:hanging="360"/>
            <w:rPr>
              <w:ins w:author="Rossi Rossi" w:id="28" w:date="2026-09-22T06:56:59Z"/>
            </w:rPr>
          </w:pPr>
          <w:sdt>
            <w:sdtPr>
              <w:id w:val="577324636"/>
              <w:tag w:val="goog_rdk_1554"/>
            </w:sdtPr>
            <w:sdtContent>
              <w:ins w:author="Rossi Rossi" w:id="28" w:date="2026-09-22T06:56:59Z"/>
              <w:sdt>
                <w:sdtPr>
                  <w:id w:val="1974865744"/>
                  <w:tag w:val="goog_rdk_155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`serviceusage.services.enable`: Ensures the Generative Language API is enabled.</w:t>
                    </w:r>
                  </w:ins>
                </w:sdtContent>
              </w:sdt>
              <w:ins w:author="Rossi Rossi" w:id="28" w:date="2026-09-22T06:56:59Z"/>
            </w:sdtContent>
          </w:sdt>
        </w:p>
      </w:sdtContent>
    </w:sdt>
    <w:sdt>
      <w:sdtPr>
        <w:id w:val="-526770222"/>
        <w:tag w:val="goog_rdk_1559"/>
      </w:sdtPr>
      <w:sdtContent>
        <w:p w:rsidR="00000000" w:rsidDel="00000000" w:rsidP="00000000" w:rsidRDefault="00000000" w:rsidRPr="00000000" w14:paraId="000001FB">
          <w:pPr>
            <w:numPr>
              <w:ilvl w:val="1"/>
              <w:numId w:val="6"/>
            </w:numPr>
            <w:ind w:left="502" w:hanging="360"/>
            <w:rPr>
              <w:ins w:author="Rossi Rossi" w:id="28" w:date="2026-09-22T06:56:59Z"/>
            </w:rPr>
          </w:pPr>
          <w:sdt>
            <w:sdtPr>
              <w:id w:val="-1000748351"/>
              <w:tag w:val="goog_rdk_1557"/>
            </w:sdtPr>
            <w:sdtContent>
              <w:ins w:author="Rossi Rossi" w:id="28" w:date="2026-09-22T06:56:59Z"/>
              <w:sdt>
                <w:sdtPr>
                  <w:id w:val="-1919756887"/>
                  <w:tag w:val="goog_rdk_155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`iam.serviceAccounts.create`: Required to create the linked service account.</w:t>
                    </w:r>
                  </w:ins>
                </w:sdtContent>
              </w:sdt>
              <w:ins w:author="Rossi Rossi" w:id="28" w:date="2026-09-22T06:56:59Z"/>
            </w:sdtContent>
          </w:sdt>
        </w:p>
      </w:sdtContent>
    </w:sdt>
    <w:sdt>
      <w:sdtPr>
        <w:id w:val="-1476357644"/>
        <w:tag w:val="goog_rdk_1562"/>
      </w:sdtPr>
      <w:sdtContent>
        <w:p w:rsidR="00000000" w:rsidDel="00000000" w:rsidP="00000000" w:rsidRDefault="00000000" w:rsidRPr="00000000" w14:paraId="000001FC">
          <w:pPr>
            <w:numPr>
              <w:ilvl w:val="1"/>
              <w:numId w:val="6"/>
            </w:numPr>
            <w:ind w:left="502" w:hanging="360"/>
            <w:rPr>
              <w:ins w:author="Rossi Rossi" w:id="28" w:date="2026-09-22T06:56:59Z"/>
            </w:rPr>
          </w:pPr>
          <w:sdt>
            <w:sdtPr>
              <w:id w:val="-1759859878"/>
              <w:tag w:val="goog_rdk_1560"/>
            </w:sdtPr>
            <w:sdtContent>
              <w:ins w:author="Rossi Rossi" w:id="28" w:date="2026-09-22T06:56:59Z"/>
              <w:sdt>
                <w:sdtPr>
                  <w:id w:val="-2000352641"/>
                  <w:tag w:val="goog_rdk_156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`iam.serviceAccountApiKeyBindings.create`: Binds the service account to the API key.</w:t>
                    </w:r>
                  </w:ins>
                </w:sdtContent>
              </w:sdt>
              <w:ins w:author="Rossi Rossi" w:id="28" w:date="2026-09-22T06:56:59Z"/>
            </w:sdtContent>
          </w:sdt>
        </w:p>
      </w:sdtContent>
    </w:sdt>
    <w:sdt>
      <w:sdtPr>
        <w:id w:val="-557863404"/>
        <w:tag w:val="goog_rdk_1565"/>
      </w:sdtPr>
      <w:sdtContent>
        <w:p w:rsidR="00000000" w:rsidDel="00000000" w:rsidP="00000000" w:rsidRDefault="00000000" w:rsidRPr="00000000" w14:paraId="000001FD">
          <w:pPr>
            <w:numPr>
              <w:ilvl w:val="1"/>
              <w:numId w:val="6"/>
            </w:numPr>
            <w:ind w:left="502" w:hanging="360"/>
            <w:rPr>
              <w:ins w:author="Rossi Rossi" w:id="28" w:date="2026-09-22T06:56:59Z"/>
            </w:rPr>
          </w:pPr>
          <w:sdt>
            <w:sdtPr>
              <w:id w:val="313346559"/>
              <w:tag w:val="goog_rdk_1563"/>
            </w:sdtPr>
            <w:sdtContent>
              <w:ins w:author="Rossi Rossi" w:id="28" w:date="2026-09-22T06:56:59Z"/>
              <w:sdt>
                <w:sdtPr>
                  <w:id w:val="-1712153078"/>
                  <w:tag w:val="goog_rdk_156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15998040"/>
        <w:tag w:val="goog_rdk_1568"/>
      </w:sdtPr>
      <w:sdtContent>
        <w:p w:rsidR="00000000" w:rsidDel="00000000" w:rsidP="00000000" w:rsidRDefault="00000000" w:rsidRPr="00000000" w14:paraId="000001FE">
          <w:pPr>
            <w:numPr>
              <w:ilvl w:val="1"/>
              <w:numId w:val="6"/>
            </w:numPr>
            <w:ind w:left="502" w:hanging="360"/>
            <w:rPr>
              <w:ins w:author="Rossi Rossi" w:id="28" w:date="2026-09-22T06:56:59Z"/>
            </w:rPr>
          </w:pPr>
          <w:sdt>
            <w:sdtPr>
              <w:id w:val="899737479"/>
              <w:tag w:val="goog_rdk_1566"/>
            </w:sdtPr>
            <w:sdtContent>
              <w:ins w:author="Rossi Rossi" w:id="28" w:date="2026-09-22T06:56:59Z"/>
              <w:sdt>
                <w:sdtPr>
                  <w:id w:val="2048725346"/>
                  <w:tag w:val="goog_rdk_15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cannot get administrative access, you can create a new Google Cloud</w:t>
                    </w:r>
                  </w:ins>
                </w:sdtContent>
              </w:sdt>
              <w:ins w:author="Rossi Rossi" w:id="28" w:date="2026-09-22T06:56:59Z"/>
            </w:sdtContent>
          </w:sdt>
        </w:p>
      </w:sdtContent>
    </w:sdt>
    <w:sdt>
      <w:sdtPr>
        <w:id w:val="-431160753"/>
        <w:tag w:val="goog_rdk_1571"/>
      </w:sdtPr>
      <w:sdtContent>
        <w:p w:rsidR="00000000" w:rsidDel="00000000" w:rsidP="00000000" w:rsidRDefault="00000000" w:rsidRPr="00000000" w14:paraId="000001FF">
          <w:pPr>
            <w:numPr>
              <w:ilvl w:val="1"/>
              <w:numId w:val="6"/>
            </w:numPr>
            <w:ind w:left="502" w:hanging="360"/>
            <w:rPr>
              <w:ins w:author="Rossi Rossi" w:id="28" w:date="2026-09-22T06:56:59Z"/>
            </w:rPr>
          </w:pPr>
          <w:sdt>
            <w:sdtPr>
              <w:id w:val="334294186"/>
              <w:tag w:val="goog_rdk_1569"/>
            </w:sdtPr>
            <w:sdtContent>
              <w:ins w:author="Rossi Rossi" w:id="28" w:date="2026-09-22T06:56:59Z"/>
              <w:sdt>
                <w:sdtPr>
                  <w:id w:val="1997735342"/>
                  <w:tag w:val="goog_rdk_157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project that is not associated with an organization to generate your keys.</w:t>
                    </w:r>
                  </w:ins>
                </w:sdtContent>
              </w:sdt>
              <w:ins w:author="Rossi Rossi" w:id="28" w:date="2026-09-22T06:56:59Z"/>
            </w:sdtContent>
          </w:sdt>
        </w:p>
      </w:sdtContent>
    </w:sdt>
    <w:sdt>
      <w:sdtPr>
        <w:id w:val="554933128"/>
        <w:tag w:val="goog_rdk_1574"/>
      </w:sdtPr>
      <w:sdtContent>
        <w:p w:rsidR="00000000" w:rsidDel="00000000" w:rsidP="00000000" w:rsidRDefault="00000000" w:rsidRPr="00000000" w14:paraId="00000200">
          <w:pPr>
            <w:numPr>
              <w:ilvl w:val="1"/>
              <w:numId w:val="6"/>
            </w:numPr>
            <w:ind w:left="502" w:hanging="360"/>
            <w:rPr>
              <w:ins w:author="Rossi Rossi" w:id="28" w:date="2026-09-22T06:56:59Z"/>
            </w:rPr>
          </w:pPr>
          <w:sdt>
            <w:sdtPr>
              <w:id w:val="433718557"/>
              <w:tag w:val="goog_rdk_1572"/>
            </w:sdtPr>
            <w:sdtContent>
              <w:ins w:author="Rossi Rossi" w:id="28" w:date="2026-09-22T06:56:59Z"/>
              <w:sdt>
                <w:sdtPr>
                  <w:id w:val="-267052760"/>
                  <w:tag w:val="goog_rdk_157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25301394"/>
        <w:tag w:val="goog_rdk_1577"/>
      </w:sdtPr>
      <w:sdtContent>
        <w:p w:rsidR="00000000" w:rsidDel="00000000" w:rsidP="00000000" w:rsidRDefault="00000000" w:rsidRPr="00000000" w14:paraId="00000201">
          <w:pPr>
            <w:numPr>
              <w:ilvl w:val="1"/>
              <w:numId w:val="6"/>
            </w:numPr>
            <w:ind w:left="502" w:hanging="360"/>
            <w:rPr>
              <w:ins w:author="Rossi Rossi" w:id="28" w:date="2026-09-22T06:56:59Z"/>
            </w:rPr>
          </w:pPr>
          <w:sdt>
            <w:sdtPr>
              <w:id w:val="-939259312"/>
              <w:tag w:val="goog_rdk_1575"/>
            </w:sdtPr>
            <w:sdtContent>
              <w:ins w:author="Rossi Rossi" w:id="28" w:date="2026-09-22T06:56:59Z"/>
              <w:sdt>
                <w:sdtPr>
                  <w:id w:val="1976047526"/>
                  <w:tag w:val="goog_rdk_157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Setting up your environment</w:t>
                    </w:r>
                  </w:ins>
                </w:sdtContent>
              </w:sdt>
              <w:ins w:author="Rossi Rossi" w:id="28" w:date="2026-09-22T06:56:59Z"/>
            </w:sdtContent>
          </w:sdt>
        </w:p>
      </w:sdtContent>
    </w:sdt>
    <w:sdt>
      <w:sdtPr>
        <w:id w:val="1041640373"/>
        <w:tag w:val="goog_rdk_1580"/>
      </w:sdtPr>
      <w:sdtContent>
        <w:p w:rsidR="00000000" w:rsidDel="00000000" w:rsidP="00000000" w:rsidRDefault="00000000" w:rsidRPr="00000000" w14:paraId="00000202">
          <w:pPr>
            <w:numPr>
              <w:ilvl w:val="1"/>
              <w:numId w:val="6"/>
            </w:numPr>
            <w:ind w:left="502" w:hanging="360"/>
            <w:rPr>
              <w:ins w:author="Rossi Rossi" w:id="28" w:date="2026-09-22T06:56:59Z"/>
            </w:rPr>
          </w:pPr>
          <w:sdt>
            <w:sdtPr>
              <w:id w:val="-2067874422"/>
              <w:tag w:val="goog_rdk_1578"/>
            </w:sdtPr>
            <w:sdtContent>
              <w:ins w:author="Rossi Rossi" w:id="28" w:date="2026-09-22T06:56:59Z"/>
              <w:sdt>
                <w:sdtPr>
                  <w:id w:val="-1949403358"/>
                  <w:tag w:val="goog_rdk_157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42851307"/>
        <w:tag w:val="goog_rdk_1583"/>
      </w:sdtPr>
      <w:sdtContent>
        <w:p w:rsidR="00000000" w:rsidDel="00000000" w:rsidP="00000000" w:rsidRDefault="00000000" w:rsidRPr="00000000" w14:paraId="00000203">
          <w:pPr>
            <w:numPr>
              <w:ilvl w:val="1"/>
              <w:numId w:val="6"/>
            </w:numPr>
            <w:ind w:left="502" w:hanging="360"/>
            <w:rPr>
              <w:ins w:author="Rossi Rossi" w:id="28" w:date="2026-09-22T06:56:59Z"/>
            </w:rPr>
          </w:pPr>
          <w:sdt>
            <w:sdtPr>
              <w:id w:val="-1637395856"/>
              <w:tag w:val="goog_rdk_1581"/>
            </w:sdtPr>
            <w:sdtContent>
              <w:ins w:author="Rossi Rossi" w:id="28" w:date="2026-09-22T06:56:59Z"/>
              <w:sdt>
                <w:sdtPr>
                  <w:id w:val="-1146935194"/>
                  <w:tag w:val="goog_rdk_158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Once you have a key, configure your environment to use it securely in your</w:t>
                    </w:r>
                  </w:ins>
                </w:sdtContent>
              </w:sdt>
              <w:ins w:author="Rossi Rossi" w:id="28" w:date="2026-09-22T06:56:59Z"/>
            </w:sdtContent>
          </w:sdt>
        </w:p>
      </w:sdtContent>
    </w:sdt>
    <w:sdt>
      <w:sdtPr>
        <w:id w:val="960325234"/>
        <w:tag w:val="goog_rdk_1586"/>
      </w:sdtPr>
      <w:sdtContent>
        <w:p w:rsidR="00000000" w:rsidDel="00000000" w:rsidP="00000000" w:rsidRDefault="00000000" w:rsidRPr="00000000" w14:paraId="00000204">
          <w:pPr>
            <w:numPr>
              <w:ilvl w:val="1"/>
              <w:numId w:val="6"/>
            </w:numPr>
            <w:ind w:left="502" w:hanging="360"/>
            <w:rPr>
              <w:ins w:author="Rossi Rossi" w:id="28" w:date="2026-09-22T06:56:59Z"/>
            </w:rPr>
          </w:pPr>
          <w:sdt>
            <w:sdtPr>
              <w:id w:val="-1049835187"/>
              <w:tag w:val="goog_rdk_1584"/>
            </w:sdtPr>
            <w:sdtContent>
              <w:ins w:author="Rossi Rossi" w:id="28" w:date="2026-09-22T06:56:59Z"/>
              <w:sdt>
                <w:sdtPr>
                  <w:id w:val="1099936468"/>
                  <w:tag w:val="goog_rdk_158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applications.</w:t>
                    </w:r>
                  </w:ins>
                </w:sdtContent>
              </w:sdt>
              <w:ins w:author="Rossi Rossi" w:id="28" w:date="2026-09-22T06:56:59Z"/>
            </w:sdtContent>
          </w:sdt>
        </w:p>
      </w:sdtContent>
    </w:sdt>
    <w:sdt>
      <w:sdtPr>
        <w:id w:val="1642354978"/>
        <w:tag w:val="goog_rdk_1589"/>
      </w:sdtPr>
      <w:sdtContent>
        <w:p w:rsidR="00000000" w:rsidDel="00000000" w:rsidP="00000000" w:rsidRDefault="00000000" w:rsidRPr="00000000" w14:paraId="00000205">
          <w:pPr>
            <w:numPr>
              <w:ilvl w:val="1"/>
              <w:numId w:val="6"/>
            </w:numPr>
            <w:ind w:left="502" w:hanging="360"/>
            <w:rPr>
              <w:ins w:author="Rossi Rossi" w:id="28" w:date="2026-09-22T06:56:59Z"/>
            </w:rPr>
          </w:pPr>
          <w:sdt>
            <w:sdtPr>
              <w:id w:val="-199681387"/>
              <w:tag w:val="goog_rdk_1587"/>
            </w:sdtPr>
            <w:sdtContent>
              <w:ins w:author="Rossi Rossi" w:id="28" w:date="2026-09-22T06:56:59Z"/>
              <w:sdt>
                <w:sdtPr>
                  <w:id w:val="500671919"/>
                  <w:tag w:val="goog_rdk_158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5199429"/>
        <w:tag w:val="goog_rdk_1592"/>
      </w:sdtPr>
      <w:sdtContent>
        <w:p w:rsidR="00000000" w:rsidDel="00000000" w:rsidP="00000000" w:rsidRDefault="00000000" w:rsidRPr="00000000" w14:paraId="00000206">
          <w:pPr>
            <w:numPr>
              <w:ilvl w:val="1"/>
              <w:numId w:val="6"/>
            </w:numPr>
            <w:ind w:left="502" w:hanging="360"/>
            <w:rPr>
              <w:ins w:author="Rossi Rossi" w:id="28" w:date="2026-09-22T06:56:59Z"/>
            </w:rPr>
          </w:pPr>
          <w:sdt>
            <w:sdtPr>
              <w:id w:val="-1587204052"/>
              <w:tag w:val="goog_rdk_1590"/>
            </w:sdtPr>
            <w:sdtContent>
              <w:ins w:author="Rossi Rossi" w:id="28" w:date="2026-09-22T06:56:59Z"/>
              <w:sdt>
                <w:sdtPr>
                  <w:id w:val="-1116515229"/>
                  <w:tag w:val="goog_rdk_15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Option 1: Use environment variables (recommended)</w:t>
                    </w:r>
                  </w:ins>
                </w:sdtContent>
              </w:sdt>
              <w:ins w:author="Rossi Rossi" w:id="28" w:date="2026-09-22T06:56:59Z"/>
            </w:sdtContent>
          </w:sdt>
        </w:p>
      </w:sdtContent>
    </w:sdt>
    <w:sdt>
      <w:sdtPr>
        <w:id w:val="-1376793053"/>
        <w:tag w:val="goog_rdk_1595"/>
      </w:sdtPr>
      <w:sdtContent>
        <w:p w:rsidR="00000000" w:rsidDel="00000000" w:rsidP="00000000" w:rsidRDefault="00000000" w:rsidRPr="00000000" w14:paraId="00000207">
          <w:pPr>
            <w:numPr>
              <w:ilvl w:val="1"/>
              <w:numId w:val="6"/>
            </w:numPr>
            <w:ind w:left="502" w:hanging="360"/>
            <w:rPr>
              <w:ins w:author="Rossi Rossi" w:id="28" w:date="2026-09-22T06:56:59Z"/>
            </w:rPr>
          </w:pPr>
          <w:sdt>
            <w:sdtPr>
              <w:id w:val="1533128836"/>
              <w:tag w:val="goog_rdk_1593"/>
            </w:sdtPr>
            <w:sdtContent>
              <w:ins w:author="Rossi Rossi" w:id="28" w:date="2026-09-22T06:56:59Z"/>
              <w:sdt>
                <w:sdtPr>
                  <w:id w:val="-1091312048"/>
                  <w:tag w:val="goog_rdk_159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95419532"/>
        <w:tag w:val="goog_rdk_1598"/>
      </w:sdtPr>
      <w:sdtContent>
        <w:p w:rsidR="00000000" w:rsidDel="00000000" w:rsidP="00000000" w:rsidRDefault="00000000" w:rsidRPr="00000000" w14:paraId="00000208">
          <w:pPr>
            <w:numPr>
              <w:ilvl w:val="1"/>
              <w:numId w:val="6"/>
            </w:numPr>
            <w:ind w:left="502" w:hanging="360"/>
            <w:rPr>
              <w:ins w:author="Rossi Rossi" w:id="28" w:date="2026-09-22T06:56:59Z"/>
            </w:rPr>
          </w:pPr>
          <w:sdt>
            <w:sdtPr>
              <w:id w:val="-989947522"/>
              <w:tag w:val="goog_rdk_1596"/>
            </w:sdtPr>
            <w:sdtContent>
              <w:ins w:author="Rossi Rossi" w:id="28" w:date="2026-09-22T06:56:59Z"/>
              <w:sdt>
                <w:sdtPr>
                  <w:id w:val="-1855277704"/>
                  <w:tag w:val="goog_rdk_15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Set the environment variable `GEMINI_API_KEY` or `GOOGLE_API_KEY`. The Gemini</w:t>
                    </w:r>
                  </w:ins>
                </w:sdtContent>
              </w:sdt>
              <w:ins w:author="Rossi Rossi" w:id="28" w:date="2026-09-22T06:56:59Z"/>
            </w:sdtContent>
          </w:sdt>
        </w:p>
      </w:sdtContent>
    </w:sdt>
    <w:sdt>
      <w:sdtPr>
        <w:id w:val="80558007"/>
        <w:tag w:val="goog_rdk_1601"/>
      </w:sdtPr>
      <w:sdtContent>
        <w:p w:rsidR="00000000" w:rsidDel="00000000" w:rsidP="00000000" w:rsidRDefault="00000000" w:rsidRPr="00000000" w14:paraId="00000209">
          <w:pPr>
            <w:numPr>
              <w:ilvl w:val="1"/>
              <w:numId w:val="6"/>
            </w:numPr>
            <w:ind w:left="502" w:hanging="360"/>
            <w:rPr>
              <w:ins w:author="Rossi Rossi" w:id="28" w:date="2026-09-22T06:56:59Z"/>
            </w:rPr>
          </w:pPr>
          <w:sdt>
            <w:sdtPr>
              <w:id w:val="-2110019309"/>
              <w:tag w:val="goog_rdk_1599"/>
            </w:sdtPr>
            <w:sdtContent>
              <w:ins w:author="Rossi Rossi" w:id="28" w:date="2026-09-22T06:56:59Z"/>
              <w:sdt>
                <w:sdtPr>
                  <w:id w:val="-865207526"/>
                  <w:tag w:val="goog_rdk_160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API client libraries automatically detect and use these variables. If both are</w:t>
                    </w:r>
                  </w:ins>
                </w:sdtContent>
              </w:sdt>
              <w:ins w:author="Rossi Rossi" w:id="28" w:date="2026-09-22T06:56:59Z"/>
            </w:sdtContent>
          </w:sdt>
        </w:p>
      </w:sdtContent>
    </w:sdt>
    <w:sdt>
      <w:sdtPr>
        <w:id w:val="2006437420"/>
        <w:tag w:val="goog_rdk_1604"/>
      </w:sdtPr>
      <w:sdtContent>
        <w:p w:rsidR="00000000" w:rsidDel="00000000" w:rsidP="00000000" w:rsidRDefault="00000000" w:rsidRPr="00000000" w14:paraId="0000020A">
          <w:pPr>
            <w:numPr>
              <w:ilvl w:val="1"/>
              <w:numId w:val="6"/>
            </w:numPr>
            <w:ind w:left="502" w:hanging="360"/>
            <w:rPr>
              <w:ins w:author="Rossi Rossi" w:id="28" w:date="2026-09-22T06:56:59Z"/>
            </w:rPr>
          </w:pPr>
          <w:sdt>
            <w:sdtPr>
              <w:id w:val="621517535"/>
              <w:tag w:val="goog_rdk_1602"/>
            </w:sdtPr>
            <w:sdtContent>
              <w:ins w:author="Rossi Rossi" w:id="28" w:date="2026-09-22T06:56:59Z"/>
              <w:sdt>
                <w:sdtPr>
                  <w:id w:val="697618630"/>
                  <w:tag w:val="goog_rdk_160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set, `GOOGLE_API_KEY` takes precedence.</w:t>
                    </w:r>
                  </w:ins>
                </w:sdtContent>
              </w:sdt>
              <w:ins w:author="Rossi Rossi" w:id="28" w:date="2026-09-22T06:56:59Z"/>
            </w:sdtContent>
          </w:sdt>
        </w:p>
      </w:sdtContent>
    </w:sdt>
    <w:sdt>
      <w:sdtPr>
        <w:id w:val="2090215963"/>
        <w:tag w:val="goog_rdk_1607"/>
      </w:sdtPr>
      <w:sdtContent>
        <w:p w:rsidR="00000000" w:rsidDel="00000000" w:rsidP="00000000" w:rsidRDefault="00000000" w:rsidRPr="00000000" w14:paraId="0000020B">
          <w:pPr>
            <w:numPr>
              <w:ilvl w:val="1"/>
              <w:numId w:val="6"/>
            </w:numPr>
            <w:ind w:left="502" w:hanging="360"/>
            <w:rPr>
              <w:ins w:author="Rossi Rossi" w:id="28" w:date="2026-09-22T06:56:59Z"/>
            </w:rPr>
          </w:pPr>
          <w:sdt>
            <w:sdtPr>
              <w:id w:val="-864800720"/>
              <w:tag w:val="goog_rdk_1605"/>
            </w:sdtPr>
            <w:sdtContent>
              <w:ins w:author="Rossi Rossi" w:id="28" w:date="2026-09-22T06:56:59Z"/>
              <w:sdt>
                <w:sdtPr>
                  <w:id w:val="-117146339"/>
                  <w:tag w:val="goog_rdk_160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21294103"/>
        <w:tag w:val="goog_rdk_1610"/>
      </w:sdtPr>
      <w:sdtContent>
        <w:p w:rsidR="00000000" w:rsidDel="00000000" w:rsidP="00000000" w:rsidRDefault="00000000" w:rsidRPr="00000000" w14:paraId="0000020C">
          <w:pPr>
            <w:numPr>
              <w:ilvl w:val="1"/>
              <w:numId w:val="6"/>
            </w:numPr>
            <w:ind w:left="502" w:hanging="360"/>
            <w:rPr>
              <w:ins w:author="Rossi Rossi" w:id="28" w:date="2026-09-22T06:56:59Z"/>
            </w:rPr>
          </w:pPr>
          <w:sdt>
            <w:sdtPr>
              <w:id w:val="-1833629048"/>
              <w:tag w:val="goog_rdk_1608"/>
            </w:sdtPr>
            <w:sdtContent>
              <w:ins w:author="Rossi Rossi" w:id="28" w:date="2026-09-22T06:56:59Z"/>
              <w:sdt>
                <w:sdtPr>
                  <w:id w:val="-1008135439"/>
                  <w:tag w:val="goog_rdk_160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Select your operating system to set the variable:</w:t>
                    </w:r>
                  </w:ins>
                </w:sdtContent>
              </w:sdt>
              <w:ins w:author="Rossi Rossi" w:id="28" w:date="2026-09-22T06:56:59Z"/>
            </w:sdtContent>
          </w:sdt>
        </w:p>
      </w:sdtContent>
    </w:sdt>
    <w:sdt>
      <w:sdtPr>
        <w:id w:val="-136976608"/>
        <w:tag w:val="goog_rdk_1613"/>
      </w:sdtPr>
      <w:sdtContent>
        <w:p w:rsidR="00000000" w:rsidDel="00000000" w:rsidP="00000000" w:rsidRDefault="00000000" w:rsidRPr="00000000" w14:paraId="0000020D">
          <w:pPr>
            <w:numPr>
              <w:ilvl w:val="1"/>
              <w:numId w:val="6"/>
            </w:numPr>
            <w:ind w:left="502" w:hanging="360"/>
            <w:rPr>
              <w:ins w:author="Rossi Rossi" w:id="28" w:date="2026-09-22T06:56:59Z"/>
            </w:rPr>
          </w:pPr>
          <w:sdt>
            <w:sdtPr>
              <w:id w:val="-159426391"/>
              <w:tag w:val="goog_rdk_1611"/>
            </w:sdtPr>
            <w:sdtContent>
              <w:ins w:author="Rossi Rossi" w:id="28" w:date="2026-09-22T06:56:59Z"/>
              <w:sdt>
                <w:sdtPr>
                  <w:id w:val="-1863098599"/>
                  <w:tag w:val="goog_rdk_161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04414303"/>
        <w:tag w:val="goog_rdk_1616"/>
      </w:sdtPr>
      <w:sdtContent>
        <w:p w:rsidR="00000000" w:rsidDel="00000000" w:rsidP="00000000" w:rsidRDefault="00000000" w:rsidRPr="00000000" w14:paraId="0000020E">
          <w:pPr>
            <w:numPr>
              <w:ilvl w:val="1"/>
              <w:numId w:val="6"/>
            </w:numPr>
            <w:ind w:left="502" w:hanging="360"/>
            <w:rPr>
              <w:ins w:author="Rossi Rossi" w:id="28" w:date="2026-09-22T06:56:59Z"/>
            </w:rPr>
          </w:pPr>
          <w:sdt>
            <w:sdtPr>
              <w:id w:val="579358097"/>
              <w:tag w:val="goog_rdk_1614"/>
            </w:sdtPr>
            <w:sdtContent>
              <w:ins w:author="Rossi Rossi" w:id="28" w:date="2026-09-22T06:56:59Z"/>
              <w:sdt>
                <w:sdtPr>
                  <w:id w:val="-399103822"/>
                  <w:tag w:val="goog_rdk_161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Linux/macOS - Bash</w:t>
                    </w:r>
                  </w:ins>
                </w:sdtContent>
              </w:sdt>
              <w:ins w:author="Rossi Rossi" w:id="28" w:date="2026-09-22T06:56:59Z"/>
            </w:sdtContent>
          </w:sdt>
        </w:p>
      </w:sdtContent>
    </w:sdt>
    <w:sdt>
      <w:sdtPr>
        <w:id w:val="-1504760445"/>
        <w:tag w:val="goog_rdk_1619"/>
      </w:sdtPr>
      <w:sdtContent>
        <w:p w:rsidR="00000000" w:rsidDel="00000000" w:rsidP="00000000" w:rsidRDefault="00000000" w:rsidRPr="00000000" w14:paraId="0000020F">
          <w:pPr>
            <w:numPr>
              <w:ilvl w:val="1"/>
              <w:numId w:val="6"/>
            </w:numPr>
            <w:ind w:left="502" w:hanging="360"/>
            <w:rPr>
              <w:ins w:author="Rossi Rossi" w:id="28" w:date="2026-09-22T06:56:59Z"/>
            </w:rPr>
          </w:pPr>
          <w:sdt>
            <w:sdtPr>
              <w:id w:val="1442868559"/>
              <w:tag w:val="goog_rdk_1617"/>
            </w:sdtPr>
            <w:sdtContent>
              <w:ins w:author="Rossi Rossi" w:id="28" w:date="2026-09-22T06:56:59Z"/>
              <w:sdt>
                <w:sdtPr>
                  <w:id w:val="1157414147"/>
                  <w:tag w:val="goog_rdk_161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11401023"/>
        <w:tag w:val="goog_rdk_1622"/>
      </w:sdtPr>
      <w:sdtContent>
        <w:p w:rsidR="00000000" w:rsidDel="00000000" w:rsidP="00000000" w:rsidRDefault="00000000" w:rsidRPr="00000000" w14:paraId="00000210">
          <w:pPr>
            <w:numPr>
              <w:ilvl w:val="1"/>
              <w:numId w:val="6"/>
            </w:numPr>
            <w:ind w:left="502" w:hanging="360"/>
            <w:rPr>
              <w:ins w:author="Rossi Rossi" w:id="28" w:date="2026-09-22T06:56:59Z"/>
            </w:rPr>
          </w:pPr>
          <w:sdt>
            <w:sdtPr>
              <w:id w:val="-1212569750"/>
              <w:tag w:val="goog_rdk_1620"/>
            </w:sdtPr>
            <w:sdtContent>
              <w:ins w:author="Rossi Rossi" w:id="28" w:date="2026-09-22T06:56:59Z"/>
              <w:sdt>
                <w:sdtPr>
                  <w:id w:val="494194880"/>
                  <w:tag w:val="goog_rdk_16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Verify if you have a bash configuration file:</w:t>
                    </w:r>
                  </w:ins>
                </w:sdtContent>
              </w:sdt>
              <w:ins w:author="Rossi Rossi" w:id="28" w:date="2026-09-22T06:56:59Z"/>
            </w:sdtContent>
          </w:sdt>
        </w:p>
      </w:sdtContent>
    </w:sdt>
    <w:sdt>
      <w:sdtPr>
        <w:id w:val="-2099902097"/>
        <w:tag w:val="goog_rdk_1625"/>
      </w:sdtPr>
      <w:sdtContent>
        <w:p w:rsidR="00000000" w:rsidDel="00000000" w:rsidP="00000000" w:rsidRDefault="00000000" w:rsidRPr="00000000" w14:paraId="00000211">
          <w:pPr>
            <w:numPr>
              <w:ilvl w:val="1"/>
              <w:numId w:val="6"/>
            </w:numPr>
            <w:ind w:left="502" w:hanging="360"/>
            <w:rPr>
              <w:ins w:author="Rossi Rossi" w:id="28" w:date="2026-09-22T06:56:59Z"/>
            </w:rPr>
          </w:pPr>
          <w:sdt>
            <w:sdtPr>
              <w:id w:val="-1928970292"/>
              <w:tag w:val="goog_rdk_1623"/>
            </w:sdtPr>
            <w:sdtContent>
              <w:ins w:author="Rossi Rossi" w:id="28" w:date="2026-09-22T06:56:59Z"/>
              <w:sdt>
                <w:sdtPr>
                  <w:id w:val="155561037"/>
                  <w:tag w:val="goog_rdk_162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88579676"/>
        <w:tag w:val="goog_rdk_1628"/>
      </w:sdtPr>
      <w:sdtContent>
        <w:p w:rsidR="00000000" w:rsidDel="00000000" w:rsidP="00000000" w:rsidRDefault="00000000" w:rsidRPr="00000000" w14:paraId="00000212">
          <w:pPr>
            <w:numPr>
              <w:ilvl w:val="1"/>
              <w:numId w:val="6"/>
            </w:numPr>
            <w:ind w:left="502" w:hanging="360"/>
            <w:rPr>
              <w:ins w:author="Rossi Rossi" w:id="28" w:date="2026-09-22T06:56:59Z"/>
            </w:rPr>
          </w:pPr>
          <w:sdt>
            <w:sdtPr>
              <w:id w:val="614108095"/>
              <w:tag w:val="goog_rdk_1626"/>
            </w:sdtPr>
            <w:sdtContent>
              <w:ins w:author="Rossi Rossi" w:id="28" w:date="2026-09-22T06:56:59Z"/>
              <w:sdt>
                <w:sdtPr>
                  <w:id w:val="-647058575"/>
                  <w:tag w:val="goog_rdk_16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~/.bashrc</w:t>
                    </w:r>
                  </w:ins>
                </w:sdtContent>
              </w:sdt>
              <w:ins w:author="Rossi Rossi" w:id="28" w:date="2026-09-22T06:56:59Z"/>
            </w:sdtContent>
          </w:sdt>
        </w:p>
      </w:sdtContent>
    </w:sdt>
    <w:sdt>
      <w:sdtPr>
        <w:id w:val="993895369"/>
        <w:tag w:val="goog_rdk_1631"/>
      </w:sdtPr>
      <w:sdtContent>
        <w:p w:rsidR="00000000" w:rsidDel="00000000" w:rsidP="00000000" w:rsidRDefault="00000000" w:rsidRPr="00000000" w14:paraId="00000213">
          <w:pPr>
            <w:numPr>
              <w:ilvl w:val="1"/>
              <w:numId w:val="6"/>
            </w:numPr>
            <w:ind w:left="502" w:hanging="360"/>
            <w:rPr>
              <w:ins w:author="Rossi Rossi" w:id="28" w:date="2026-09-22T06:56:59Z"/>
            </w:rPr>
          </w:pPr>
          <w:sdt>
            <w:sdtPr>
              <w:id w:val="-990152376"/>
              <w:tag w:val="goog_rdk_1629"/>
            </w:sdtPr>
            <w:sdtContent>
              <w:ins w:author="Rossi Rossi" w:id="28" w:date="2026-09-22T06:56:59Z"/>
              <w:sdt>
                <w:sdtPr>
                  <w:id w:val="-1526265004"/>
                  <w:tag w:val="goog_rdk_16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37080753"/>
        <w:tag w:val="goog_rdk_1634"/>
      </w:sdtPr>
      <w:sdtContent>
        <w:p w:rsidR="00000000" w:rsidDel="00000000" w:rsidP="00000000" w:rsidRDefault="00000000" w:rsidRPr="00000000" w14:paraId="00000214">
          <w:pPr>
            <w:numPr>
              <w:ilvl w:val="1"/>
              <w:numId w:val="6"/>
            </w:numPr>
            <w:ind w:left="502" w:hanging="360"/>
            <w:rPr>
              <w:ins w:author="Rossi Rossi" w:id="28" w:date="2026-09-22T06:56:59Z"/>
            </w:rPr>
          </w:pPr>
          <w:sdt>
            <w:sdtPr>
              <w:id w:val="-1790710569"/>
              <w:tag w:val="goog_rdk_1632"/>
            </w:sdtPr>
            <w:sdtContent>
              <w:ins w:author="Rossi Rossi" w:id="28" w:date="2026-09-22T06:56:59Z"/>
              <w:sdt>
                <w:sdtPr>
                  <w:id w:val="-407303821"/>
                  <w:tag w:val="goog_rdk_16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not, create one and open it:</w:t>
                    </w:r>
                  </w:ins>
                </w:sdtContent>
              </w:sdt>
              <w:ins w:author="Rossi Rossi" w:id="28" w:date="2026-09-22T06:56:59Z"/>
            </w:sdtContent>
          </w:sdt>
        </w:p>
      </w:sdtContent>
    </w:sdt>
    <w:sdt>
      <w:sdtPr>
        <w:id w:val="794432366"/>
        <w:tag w:val="goog_rdk_1637"/>
      </w:sdtPr>
      <w:sdtContent>
        <w:p w:rsidR="00000000" w:rsidDel="00000000" w:rsidP="00000000" w:rsidRDefault="00000000" w:rsidRPr="00000000" w14:paraId="00000215">
          <w:pPr>
            <w:numPr>
              <w:ilvl w:val="1"/>
              <w:numId w:val="6"/>
            </w:numPr>
            <w:ind w:left="502" w:hanging="360"/>
            <w:rPr>
              <w:ins w:author="Rossi Rossi" w:id="28" w:date="2026-09-22T06:56:59Z"/>
            </w:rPr>
          </w:pPr>
          <w:sdt>
            <w:sdtPr>
              <w:id w:val="-968169072"/>
              <w:tag w:val="goog_rdk_1635"/>
            </w:sdtPr>
            <w:sdtContent>
              <w:ins w:author="Rossi Rossi" w:id="28" w:date="2026-09-22T06:56:59Z"/>
              <w:sdt>
                <w:sdtPr>
                  <w:id w:val="-804105790"/>
                  <w:tag w:val="goog_rdk_163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83183982"/>
        <w:tag w:val="goog_rdk_1640"/>
      </w:sdtPr>
      <w:sdtContent>
        <w:p w:rsidR="00000000" w:rsidDel="00000000" w:rsidP="00000000" w:rsidRDefault="00000000" w:rsidRPr="00000000" w14:paraId="00000216">
          <w:pPr>
            <w:numPr>
              <w:ilvl w:val="1"/>
              <w:numId w:val="6"/>
            </w:numPr>
            <w:ind w:left="502" w:hanging="360"/>
            <w:rPr>
              <w:ins w:author="Rossi Rossi" w:id="28" w:date="2026-09-22T06:56:59Z"/>
            </w:rPr>
          </w:pPr>
          <w:sdt>
            <w:sdtPr>
              <w:id w:val="963939571"/>
              <w:tag w:val="goog_rdk_1638"/>
            </w:sdtPr>
            <w:sdtContent>
              <w:ins w:author="Rossi Rossi" w:id="28" w:date="2026-09-22T06:56:59Z"/>
              <w:sdt>
                <w:sdtPr>
                  <w:id w:val="-989610640"/>
                  <w:tag w:val="goog_rdk_163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touch ~/.bashrc &amp;&amp; open ~/.bashrc</w:t>
                    </w:r>
                  </w:ins>
                </w:sdtContent>
              </w:sdt>
              <w:ins w:author="Rossi Rossi" w:id="28" w:date="2026-09-22T06:56:59Z"/>
            </w:sdtContent>
          </w:sdt>
        </w:p>
      </w:sdtContent>
    </w:sdt>
    <w:sdt>
      <w:sdtPr>
        <w:id w:val="1947610134"/>
        <w:tag w:val="goog_rdk_1643"/>
      </w:sdtPr>
      <w:sdtContent>
        <w:p w:rsidR="00000000" w:rsidDel="00000000" w:rsidP="00000000" w:rsidRDefault="00000000" w:rsidRPr="00000000" w14:paraId="00000217">
          <w:pPr>
            <w:numPr>
              <w:ilvl w:val="1"/>
              <w:numId w:val="6"/>
            </w:numPr>
            <w:ind w:left="502" w:hanging="360"/>
            <w:rPr>
              <w:ins w:author="Rossi Rossi" w:id="28" w:date="2026-09-22T06:56:59Z"/>
            </w:rPr>
          </w:pPr>
          <w:sdt>
            <w:sdtPr>
              <w:id w:val="-2118657929"/>
              <w:tag w:val="goog_rdk_1641"/>
            </w:sdtPr>
            <w:sdtContent>
              <w:ins w:author="Rossi Rossi" w:id="28" w:date="2026-09-22T06:56:59Z"/>
              <w:sdt>
                <w:sdtPr>
                  <w:id w:val="-81108844"/>
                  <w:tag w:val="goog_rdk_164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96968174"/>
        <w:tag w:val="goog_rdk_1646"/>
      </w:sdtPr>
      <w:sdtContent>
        <w:p w:rsidR="00000000" w:rsidDel="00000000" w:rsidP="00000000" w:rsidRDefault="00000000" w:rsidRPr="00000000" w14:paraId="00000218">
          <w:pPr>
            <w:numPr>
              <w:ilvl w:val="1"/>
              <w:numId w:val="6"/>
            </w:numPr>
            <w:ind w:left="502" w:hanging="360"/>
            <w:rPr>
              <w:ins w:author="Rossi Rossi" w:id="28" w:date="2026-09-22T06:56:59Z"/>
            </w:rPr>
          </w:pPr>
          <w:sdt>
            <w:sdtPr>
              <w:id w:val="1654869157"/>
              <w:tag w:val="goog_rdk_1644"/>
            </w:sdtPr>
            <w:sdtContent>
              <w:ins w:author="Rossi Rossi" w:id="28" w:date="2026-09-22T06:56:59Z"/>
              <w:sdt>
                <w:sdtPr>
                  <w:id w:val="-1413748063"/>
                  <w:tag w:val="goog_rdk_164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 the export command at the end of the file:</w:t>
                    </w:r>
                  </w:ins>
                </w:sdtContent>
              </w:sdt>
              <w:ins w:author="Rossi Rossi" w:id="28" w:date="2026-09-22T06:56:59Z"/>
            </w:sdtContent>
          </w:sdt>
        </w:p>
      </w:sdtContent>
    </w:sdt>
    <w:sdt>
      <w:sdtPr>
        <w:id w:val="127749823"/>
        <w:tag w:val="goog_rdk_1649"/>
      </w:sdtPr>
      <w:sdtContent>
        <w:p w:rsidR="00000000" w:rsidDel="00000000" w:rsidP="00000000" w:rsidRDefault="00000000" w:rsidRPr="00000000" w14:paraId="00000219">
          <w:pPr>
            <w:numPr>
              <w:ilvl w:val="1"/>
              <w:numId w:val="6"/>
            </w:numPr>
            <w:ind w:left="502" w:hanging="360"/>
            <w:rPr>
              <w:ins w:author="Rossi Rossi" w:id="28" w:date="2026-09-22T06:56:59Z"/>
            </w:rPr>
          </w:pPr>
          <w:sdt>
            <w:sdtPr>
              <w:id w:val="-529902544"/>
              <w:tag w:val="goog_rdk_1647"/>
            </w:sdtPr>
            <w:sdtContent>
              <w:ins w:author="Rossi Rossi" w:id="28" w:date="2026-09-22T06:56:59Z"/>
              <w:sdt>
                <w:sdtPr>
                  <w:id w:val="540037751"/>
                  <w:tag w:val="goog_rdk_164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0253732"/>
        <w:tag w:val="goog_rdk_1652"/>
      </w:sdtPr>
      <w:sdtContent>
        <w:p w:rsidR="00000000" w:rsidDel="00000000" w:rsidP="00000000" w:rsidRDefault="00000000" w:rsidRPr="00000000" w14:paraId="0000021A">
          <w:pPr>
            <w:numPr>
              <w:ilvl w:val="1"/>
              <w:numId w:val="6"/>
            </w:numPr>
            <w:ind w:left="502" w:hanging="360"/>
            <w:rPr>
              <w:ins w:author="Rossi Rossi" w:id="28" w:date="2026-09-22T06:56:59Z"/>
            </w:rPr>
          </w:pPr>
          <w:sdt>
            <w:sdtPr>
              <w:id w:val="-1958380288"/>
              <w:tag w:val="goog_rdk_1650"/>
            </w:sdtPr>
            <w:sdtContent>
              <w:ins w:author="Rossi Rossi" w:id="28" w:date="2026-09-22T06:56:59Z"/>
              <w:sdt>
                <w:sdtPr>
                  <w:id w:val="1325585945"/>
                  <w:tag w:val="goog_rdk_165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28" w:date="2026-09-22T06:56:59Z"/>
            </w:sdtContent>
          </w:sdt>
        </w:p>
      </w:sdtContent>
    </w:sdt>
    <w:sdt>
      <w:sdtPr>
        <w:id w:val="-1550239206"/>
        <w:tag w:val="goog_rdk_1655"/>
      </w:sdtPr>
      <w:sdtContent>
        <w:p w:rsidR="00000000" w:rsidDel="00000000" w:rsidP="00000000" w:rsidRDefault="00000000" w:rsidRPr="00000000" w14:paraId="0000021B">
          <w:pPr>
            <w:numPr>
              <w:ilvl w:val="1"/>
              <w:numId w:val="6"/>
            </w:numPr>
            <w:ind w:left="502" w:hanging="360"/>
            <w:rPr>
              <w:ins w:author="Rossi Rossi" w:id="28" w:date="2026-09-22T06:56:59Z"/>
            </w:rPr>
          </w:pPr>
          <w:sdt>
            <w:sdtPr>
              <w:id w:val="-273710315"/>
              <w:tag w:val="goog_rdk_1653"/>
            </w:sdtPr>
            <w:sdtContent>
              <w:ins w:author="Rossi Rossi" w:id="28" w:date="2026-09-22T06:56:59Z"/>
              <w:sdt>
                <w:sdtPr>
                  <w:id w:val="925125155"/>
                  <w:tag w:val="goog_rdk_165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21136320"/>
        <w:tag w:val="goog_rdk_1658"/>
      </w:sdtPr>
      <w:sdtContent>
        <w:p w:rsidR="00000000" w:rsidDel="00000000" w:rsidP="00000000" w:rsidRDefault="00000000" w:rsidRPr="00000000" w14:paraId="0000021C">
          <w:pPr>
            <w:numPr>
              <w:ilvl w:val="1"/>
              <w:numId w:val="6"/>
            </w:numPr>
            <w:ind w:left="502" w:hanging="360"/>
            <w:rPr>
              <w:ins w:author="Rossi Rossi" w:id="28" w:date="2026-09-22T06:56:59Z"/>
            </w:rPr>
          </w:pPr>
          <w:sdt>
            <w:sdtPr>
              <w:id w:val="-62313246"/>
              <w:tag w:val="goog_rdk_1656"/>
            </w:sdtPr>
            <w:sdtContent>
              <w:ins w:author="Rossi Rossi" w:id="28" w:date="2026-09-22T06:56:59Z"/>
              <w:sdt>
                <w:sdtPr>
                  <w:id w:val="-2131184073"/>
                  <w:tag w:val="goog_rdk_165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28" w:date="2026-09-22T06:56:59Z"/>
            </w:sdtContent>
          </w:sdt>
        </w:p>
      </w:sdtContent>
    </w:sdt>
    <w:sdt>
      <w:sdtPr>
        <w:id w:val="-628893384"/>
        <w:tag w:val="goog_rdk_1661"/>
      </w:sdtPr>
      <w:sdtContent>
        <w:p w:rsidR="00000000" w:rsidDel="00000000" w:rsidP="00000000" w:rsidRDefault="00000000" w:rsidRPr="00000000" w14:paraId="0000021D">
          <w:pPr>
            <w:numPr>
              <w:ilvl w:val="1"/>
              <w:numId w:val="6"/>
            </w:numPr>
            <w:ind w:left="502" w:hanging="360"/>
            <w:rPr>
              <w:ins w:author="Rossi Rossi" w:id="28" w:date="2026-09-22T06:56:59Z"/>
            </w:rPr>
          </w:pPr>
          <w:sdt>
            <w:sdtPr>
              <w:id w:val="-1116867916"/>
              <w:tag w:val="goog_rdk_1659"/>
            </w:sdtPr>
            <w:sdtContent>
              <w:ins w:author="Rossi Rossi" w:id="28" w:date="2026-09-22T06:56:59Z"/>
              <w:sdt>
                <w:sdtPr>
                  <w:id w:val="754599125"/>
                  <w:tag w:val="goog_rdk_166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48596041"/>
        <w:tag w:val="goog_rdk_1664"/>
      </w:sdtPr>
      <w:sdtContent>
        <w:p w:rsidR="00000000" w:rsidDel="00000000" w:rsidP="00000000" w:rsidRDefault="00000000" w:rsidRPr="00000000" w14:paraId="0000021E">
          <w:pPr>
            <w:numPr>
              <w:ilvl w:val="1"/>
              <w:numId w:val="6"/>
            </w:numPr>
            <w:ind w:left="502" w:hanging="360"/>
            <w:rPr>
              <w:ins w:author="Rossi Rossi" w:id="28" w:date="2026-09-22T06:56:59Z"/>
            </w:rPr>
          </w:pPr>
          <w:sdt>
            <w:sdtPr>
              <w:id w:val="96697177"/>
              <w:tag w:val="goog_rdk_1662"/>
            </w:sdtPr>
            <w:sdtContent>
              <w:ins w:author="Rossi Rossi" w:id="28" w:date="2026-09-22T06:56:59Z"/>
              <w:sdt>
                <w:sdtPr>
                  <w:id w:val="1096516037"/>
                  <w:tag w:val="goog_rdk_16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source ~/.bashrc</w:t>
                    </w:r>
                  </w:ins>
                </w:sdtContent>
              </w:sdt>
              <w:ins w:author="Rossi Rossi" w:id="28" w:date="2026-09-22T06:56:59Z"/>
            </w:sdtContent>
          </w:sdt>
        </w:p>
      </w:sdtContent>
    </w:sdt>
    <w:sdt>
      <w:sdtPr>
        <w:id w:val="1829573880"/>
        <w:tag w:val="goog_rdk_1667"/>
      </w:sdtPr>
      <w:sdtContent>
        <w:p w:rsidR="00000000" w:rsidDel="00000000" w:rsidP="00000000" w:rsidRDefault="00000000" w:rsidRPr="00000000" w14:paraId="0000021F">
          <w:pPr>
            <w:numPr>
              <w:ilvl w:val="1"/>
              <w:numId w:val="6"/>
            </w:numPr>
            <w:ind w:left="502" w:hanging="360"/>
            <w:rPr>
              <w:ins w:author="Rossi Rossi" w:id="28" w:date="2026-09-22T06:56:59Z"/>
            </w:rPr>
          </w:pPr>
          <w:sdt>
            <w:sdtPr>
              <w:id w:val="2051925672"/>
              <w:tag w:val="goog_rdk_1665"/>
            </w:sdtPr>
            <w:sdtContent>
              <w:ins w:author="Rossi Rossi" w:id="28" w:date="2026-09-22T06:56:59Z"/>
              <w:sdt>
                <w:sdtPr>
                  <w:id w:val="2034428000"/>
                  <w:tag w:val="goog_rdk_166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68869404"/>
        <w:tag w:val="goog_rdk_1670"/>
      </w:sdtPr>
      <w:sdtContent>
        <w:p w:rsidR="00000000" w:rsidDel="00000000" w:rsidP="00000000" w:rsidRDefault="00000000" w:rsidRPr="00000000" w14:paraId="00000220">
          <w:pPr>
            <w:numPr>
              <w:ilvl w:val="1"/>
              <w:numId w:val="6"/>
            </w:numPr>
            <w:ind w:left="502" w:hanging="360"/>
            <w:rPr>
              <w:ins w:author="Rossi Rossi" w:id="28" w:date="2026-09-22T06:56:59Z"/>
            </w:rPr>
          </w:pPr>
          <w:sdt>
            <w:sdtPr>
              <w:id w:val="-2955585"/>
              <w:tag w:val="goog_rdk_1668"/>
            </w:sdtPr>
            <w:sdtContent>
              <w:ins w:author="Rossi Rossi" w:id="28" w:date="2026-09-22T06:56:59Z"/>
              <w:sdt>
                <w:sdtPr>
                  <w:id w:val="-243678769"/>
                  <w:tag w:val="goog_rdk_166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macOS - Zsh</w:t>
                    </w:r>
                  </w:ins>
                </w:sdtContent>
              </w:sdt>
              <w:ins w:author="Rossi Rossi" w:id="28" w:date="2026-09-22T06:56:59Z"/>
            </w:sdtContent>
          </w:sdt>
        </w:p>
      </w:sdtContent>
    </w:sdt>
    <w:sdt>
      <w:sdtPr>
        <w:id w:val="76850092"/>
        <w:tag w:val="goog_rdk_1673"/>
      </w:sdtPr>
      <w:sdtContent>
        <w:p w:rsidR="00000000" w:rsidDel="00000000" w:rsidP="00000000" w:rsidRDefault="00000000" w:rsidRPr="00000000" w14:paraId="00000221">
          <w:pPr>
            <w:numPr>
              <w:ilvl w:val="1"/>
              <w:numId w:val="6"/>
            </w:numPr>
            <w:ind w:left="502" w:hanging="360"/>
            <w:rPr>
              <w:ins w:author="Rossi Rossi" w:id="28" w:date="2026-09-22T06:56:59Z"/>
            </w:rPr>
          </w:pPr>
          <w:sdt>
            <w:sdtPr>
              <w:id w:val="-1231705332"/>
              <w:tag w:val="goog_rdk_1671"/>
            </w:sdtPr>
            <w:sdtContent>
              <w:ins w:author="Rossi Rossi" w:id="28" w:date="2026-09-22T06:56:59Z"/>
              <w:sdt>
                <w:sdtPr>
                  <w:id w:val="-1347922848"/>
                  <w:tag w:val="goog_rdk_167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79346393"/>
        <w:tag w:val="goog_rdk_1676"/>
      </w:sdtPr>
      <w:sdtContent>
        <w:p w:rsidR="00000000" w:rsidDel="00000000" w:rsidP="00000000" w:rsidRDefault="00000000" w:rsidRPr="00000000" w14:paraId="00000222">
          <w:pPr>
            <w:numPr>
              <w:ilvl w:val="1"/>
              <w:numId w:val="6"/>
            </w:numPr>
            <w:ind w:left="502" w:hanging="360"/>
            <w:rPr>
              <w:ins w:author="Rossi Rossi" w:id="28" w:date="2026-09-22T06:56:59Z"/>
            </w:rPr>
          </w:pPr>
          <w:sdt>
            <w:sdtPr>
              <w:id w:val="-2001364031"/>
              <w:tag w:val="goog_rdk_1674"/>
            </w:sdtPr>
            <w:sdtContent>
              <w:ins w:author="Rossi Rossi" w:id="28" w:date="2026-09-22T06:56:59Z"/>
              <w:sdt>
                <w:sdtPr>
                  <w:id w:val="-1434886063"/>
                  <w:tag w:val="goog_rdk_167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Verify if you have a zsh configuration file:</w:t>
                    </w:r>
                  </w:ins>
                </w:sdtContent>
              </w:sdt>
              <w:ins w:author="Rossi Rossi" w:id="28" w:date="2026-09-22T06:56:59Z"/>
            </w:sdtContent>
          </w:sdt>
        </w:p>
      </w:sdtContent>
    </w:sdt>
    <w:sdt>
      <w:sdtPr>
        <w:id w:val="-1078470578"/>
        <w:tag w:val="goog_rdk_1679"/>
      </w:sdtPr>
      <w:sdtContent>
        <w:p w:rsidR="00000000" w:rsidDel="00000000" w:rsidP="00000000" w:rsidRDefault="00000000" w:rsidRPr="00000000" w14:paraId="00000223">
          <w:pPr>
            <w:numPr>
              <w:ilvl w:val="1"/>
              <w:numId w:val="6"/>
            </w:numPr>
            <w:ind w:left="502" w:hanging="360"/>
            <w:rPr>
              <w:ins w:author="Rossi Rossi" w:id="28" w:date="2026-09-22T06:56:59Z"/>
            </w:rPr>
          </w:pPr>
          <w:sdt>
            <w:sdtPr>
              <w:id w:val="-826678511"/>
              <w:tag w:val="goog_rdk_1677"/>
            </w:sdtPr>
            <w:sdtContent>
              <w:ins w:author="Rossi Rossi" w:id="28" w:date="2026-09-22T06:56:59Z"/>
              <w:sdt>
                <w:sdtPr>
                  <w:id w:val="-1438715763"/>
                  <w:tag w:val="goog_rdk_167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72806424"/>
        <w:tag w:val="goog_rdk_1682"/>
      </w:sdtPr>
      <w:sdtContent>
        <w:p w:rsidR="00000000" w:rsidDel="00000000" w:rsidP="00000000" w:rsidRDefault="00000000" w:rsidRPr="00000000" w14:paraId="00000224">
          <w:pPr>
            <w:numPr>
              <w:ilvl w:val="1"/>
              <w:numId w:val="6"/>
            </w:numPr>
            <w:ind w:left="502" w:hanging="360"/>
            <w:rPr>
              <w:ins w:author="Rossi Rossi" w:id="28" w:date="2026-09-22T06:56:59Z"/>
            </w:rPr>
          </w:pPr>
          <w:sdt>
            <w:sdtPr>
              <w:id w:val="-1256994838"/>
              <w:tag w:val="goog_rdk_1680"/>
            </w:sdtPr>
            <w:sdtContent>
              <w:ins w:author="Rossi Rossi" w:id="28" w:date="2026-09-22T06:56:59Z"/>
              <w:sdt>
                <w:sdtPr>
                  <w:id w:val="-218990573"/>
                  <w:tag w:val="goog_rdk_168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~/.zshrc</w:t>
                    </w:r>
                  </w:ins>
                </w:sdtContent>
              </w:sdt>
              <w:ins w:author="Rossi Rossi" w:id="28" w:date="2026-09-22T06:56:59Z"/>
            </w:sdtContent>
          </w:sdt>
        </w:p>
      </w:sdtContent>
    </w:sdt>
    <w:sdt>
      <w:sdtPr>
        <w:id w:val="1039365004"/>
        <w:tag w:val="goog_rdk_1685"/>
      </w:sdtPr>
      <w:sdtContent>
        <w:p w:rsidR="00000000" w:rsidDel="00000000" w:rsidP="00000000" w:rsidRDefault="00000000" w:rsidRPr="00000000" w14:paraId="00000225">
          <w:pPr>
            <w:numPr>
              <w:ilvl w:val="1"/>
              <w:numId w:val="6"/>
            </w:numPr>
            <w:ind w:left="502" w:hanging="360"/>
            <w:rPr>
              <w:ins w:author="Rossi Rossi" w:id="28" w:date="2026-09-22T06:56:59Z"/>
            </w:rPr>
          </w:pPr>
          <w:sdt>
            <w:sdtPr>
              <w:id w:val="-593372987"/>
              <w:tag w:val="goog_rdk_1683"/>
            </w:sdtPr>
            <w:sdtContent>
              <w:ins w:author="Rossi Rossi" w:id="28" w:date="2026-09-22T06:56:59Z"/>
              <w:sdt>
                <w:sdtPr>
                  <w:id w:val="699023232"/>
                  <w:tag w:val="goog_rdk_168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06102259"/>
        <w:tag w:val="goog_rdk_1688"/>
      </w:sdtPr>
      <w:sdtContent>
        <w:p w:rsidR="00000000" w:rsidDel="00000000" w:rsidP="00000000" w:rsidRDefault="00000000" w:rsidRPr="00000000" w14:paraId="00000226">
          <w:pPr>
            <w:numPr>
              <w:ilvl w:val="1"/>
              <w:numId w:val="6"/>
            </w:numPr>
            <w:ind w:left="502" w:hanging="360"/>
            <w:rPr>
              <w:ins w:author="Rossi Rossi" w:id="28" w:date="2026-09-22T06:56:59Z"/>
            </w:rPr>
          </w:pPr>
          <w:sdt>
            <w:sdtPr>
              <w:id w:val="662562421"/>
              <w:tag w:val="goog_rdk_1686"/>
            </w:sdtPr>
            <w:sdtContent>
              <w:ins w:author="Rossi Rossi" w:id="28" w:date="2026-09-22T06:56:59Z"/>
              <w:sdt>
                <w:sdtPr>
                  <w:id w:val="1356735870"/>
                  <w:tag w:val="goog_rdk_168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not, create one and open it:</w:t>
                    </w:r>
                  </w:ins>
                </w:sdtContent>
              </w:sdt>
              <w:ins w:author="Rossi Rossi" w:id="28" w:date="2026-09-22T06:56:59Z"/>
            </w:sdtContent>
          </w:sdt>
        </w:p>
      </w:sdtContent>
    </w:sdt>
    <w:sdt>
      <w:sdtPr>
        <w:id w:val="391738197"/>
        <w:tag w:val="goog_rdk_1691"/>
      </w:sdtPr>
      <w:sdtContent>
        <w:p w:rsidR="00000000" w:rsidDel="00000000" w:rsidP="00000000" w:rsidRDefault="00000000" w:rsidRPr="00000000" w14:paraId="00000227">
          <w:pPr>
            <w:numPr>
              <w:ilvl w:val="1"/>
              <w:numId w:val="6"/>
            </w:numPr>
            <w:ind w:left="502" w:hanging="360"/>
            <w:rPr>
              <w:ins w:author="Rossi Rossi" w:id="28" w:date="2026-09-22T06:56:59Z"/>
            </w:rPr>
          </w:pPr>
          <w:sdt>
            <w:sdtPr>
              <w:id w:val="-1029714515"/>
              <w:tag w:val="goog_rdk_1689"/>
            </w:sdtPr>
            <w:sdtContent>
              <w:ins w:author="Rossi Rossi" w:id="28" w:date="2026-09-22T06:56:59Z"/>
              <w:sdt>
                <w:sdtPr>
                  <w:id w:val="135637946"/>
                  <w:tag w:val="goog_rdk_169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90784530"/>
        <w:tag w:val="goog_rdk_1694"/>
      </w:sdtPr>
      <w:sdtContent>
        <w:p w:rsidR="00000000" w:rsidDel="00000000" w:rsidP="00000000" w:rsidRDefault="00000000" w:rsidRPr="00000000" w14:paraId="00000228">
          <w:pPr>
            <w:numPr>
              <w:ilvl w:val="1"/>
              <w:numId w:val="6"/>
            </w:numPr>
            <w:ind w:left="502" w:hanging="360"/>
            <w:rPr>
              <w:ins w:author="Rossi Rossi" w:id="28" w:date="2026-09-22T06:56:59Z"/>
            </w:rPr>
          </w:pPr>
          <w:sdt>
            <w:sdtPr>
              <w:id w:val="1142886982"/>
              <w:tag w:val="goog_rdk_1692"/>
            </w:sdtPr>
            <w:sdtContent>
              <w:ins w:author="Rossi Rossi" w:id="28" w:date="2026-09-22T06:56:59Z"/>
              <w:sdt>
                <w:sdtPr>
                  <w:id w:val="1960400429"/>
                  <w:tag w:val="goog_rdk_169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touch ~/.zshrc &amp;&amp; open ~/.zshrc</w:t>
                    </w:r>
                  </w:ins>
                </w:sdtContent>
              </w:sdt>
              <w:ins w:author="Rossi Rossi" w:id="28" w:date="2026-09-22T06:56:59Z"/>
            </w:sdtContent>
          </w:sdt>
        </w:p>
      </w:sdtContent>
    </w:sdt>
    <w:sdt>
      <w:sdtPr>
        <w:id w:val="-312810855"/>
        <w:tag w:val="goog_rdk_1697"/>
      </w:sdtPr>
      <w:sdtContent>
        <w:p w:rsidR="00000000" w:rsidDel="00000000" w:rsidP="00000000" w:rsidRDefault="00000000" w:rsidRPr="00000000" w14:paraId="00000229">
          <w:pPr>
            <w:numPr>
              <w:ilvl w:val="1"/>
              <w:numId w:val="6"/>
            </w:numPr>
            <w:ind w:left="502" w:hanging="360"/>
            <w:rPr>
              <w:ins w:author="Rossi Rossi" w:id="28" w:date="2026-09-22T06:56:59Z"/>
            </w:rPr>
          </w:pPr>
          <w:sdt>
            <w:sdtPr>
              <w:id w:val="622676539"/>
              <w:tag w:val="goog_rdk_1695"/>
            </w:sdtPr>
            <w:sdtContent>
              <w:ins w:author="Rossi Rossi" w:id="28" w:date="2026-09-22T06:56:59Z"/>
              <w:sdt>
                <w:sdtPr>
                  <w:id w:val="1543592312"/>
                  <w:tag w:val="goog_rdk_169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1696089"/>
        <w:tag w:val="goog_rdk_1700"/>
      </w:sdtPr>
      <w:sdtContent>
        <w:p w:rsidR="00000000" w:rsidDel="00000000" w:rsidP="00000000" w:rsidRDefault="00000000" w:rsidRPr="00000000" w14:paraId="0000022A">
          <w:pPr>
            <w:numPr>
              <w:ilvl w:val="1"/>
              <w:numId w:val="6"/>
            </w:numPr>
            <w:ind w:left="502" w:hanging="360"/>
            <w:rPr>
              <w:ins w:author="Rossi Rossi" w:id="28" w:date="2026-09-22T06:56:59Z"/>
            </w:rPr>
          </w:pPr>
          <w:sdt>
            <w:sdtPr>
              <w:id w:val="-173844979"/>
              <w:tag w:val="goog_rdk_1698"/>
            </w:sdtPr>
            <w:sdtContent>
              <w:ins w:author="Rossi Rossi" w:id="28" w:date="2026-09-22T06:56:59Z"/>
              <w:sdt>
                <w:sdtPr>
                  <w:id w:val="-71591661"/>
                  <w:tag w:val="goog_rdk_169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 the export command:</w:t>
                    </w:r>
                  </w:ins>
                </w:sdtContent>
              </w:sdt>
              <w:ins w:author="Rossi Rossi" w:id="28" w:date="2026-09-22T06:56:59Z"/>
            </w:sdtContent>
          </w:sdt>
        </w:p>
      </w:sdtContent>
    </w:sdt>
    <w:sdt>
      <w:sdtPr>
        <w:id w:val="-2119849538"/>
        <w:tag w:val="goog_rdk_1703"/>
      </w:sdtPr>
      <w:sdtContent>
        <w:p w:rsidR="00000000" w:rsidDel="00000000" w:rsidP="00000000" w:rsidRDefault="00000000" w:rsidRPr="00000000" w14:paraId="0000022B">
          <w:pPr>
            <w:numPr>
              <w:ilvl w:val="1"/>
              <w:numId w:val="6"/>
            </w:numPr>
            <w:ind w:left="502" w:hanging="360"/>
            <w:rPr>
              <w:ins w:author="Rossi Rossi" w:id="28" w:date="2026-09-22T06:56:59Z"/>
            </w:rPr>
          </w:pPr>
          <w:sdt>
            <w:sdtPr>
              <w:id w:val="1744531038"/>
              <w:tag w:val="goog_rdk_1701"/>
            </w:sdtPr>
            <w:sdtContent>
              <w:ins w:author="Rossi Rossi" w:id="28" w:date="2026-09-22T06:56:59Z"/>
              <w:sdt>
                <w:sdtPr>
                  <w:id w:val="669185603"/>
                  <w:tag w:val="goog_rdk_170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31639187"/>
        <w:tag w:val="goog_rdk_1706"/>
      </w:sdtPr>
      <w:sdtContent>
        <w:p w:rsidR="00000000" w:rsidDel="00000000" w:rsidP="00000000" w:rsidRDefault="00000000" w:rsidRPr="00000000" w14:paraId="0000022C">
          <w:pPr>
            <w:numPr>
              <w:ilvl w:val="1"/>
              <w:numId w:val="6"/>
            </w:numPr>
            <w:ind w:left="502" w:hanging="360"/>
            <w:rPr>
              <w:ins w:author="Rossi Rossi" w:id="28" w:date="2026-09-22T06:56:59Z"/>
            </w:rPr>
          </w:pPr>
          <w:sdt>
            <w:sdtPr>
              <w:id w:val="-1202586746"/>
              <w:tag w:val="goog_rdk_1704"/>
            </w:sdtPr>
            <w:sdtContent>
              <w:ins w:author="Rossi Rossi" w:id="28" w:date="2026-09-22T06:56:59Z"/>
              <w:sdt>
                <w:sdtPr>
                  <w:id w:val="58846785"/>
                  <w:tag w:val="goog_rdk_170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28" w:date="2026-09-22T06:56:59Z"/>
            </w:sdtContent>
          </w:sdt>
        </w:p>
      </w:sdtContent>
    </w:sdt>
    <w:sdt>
      <w:sdtPr>
        <w:id w:val="-2146017754"/>
        <w:tag w:val="goog_rdk_1709"/>
      </w:sdtPr>
      <w:sdtContent>
        <w:p w:rsidR="00000000" w:rsidDel="00000000" w:rsidP="00000000" w:rsidRDefault="00000000" w:rsidRPr="00000000" w14:paraId="0000022D">
          <w:pPr>
            <w:numPr>
              <w:ilvl w:val="1"/>
              <w:numId w:val="6"/>
            </w:numPr>
            <w:ind w:left="502" w:hanging="360"/>
            <w:rPr>
              <w:ins w:author="Rossi Rossi" w:id="28" w:date="2026-09-22T06:56:59Z"/>
            </w:rPr>
          </w:pPr>
          <w:sdt>
            <w:sdtPr>
              <w:id w:val="78070184"/>
              <w:tag w:val="goog_rdk_1707"/>
            </w:sdtPr>
            <w:sdtContent>
              <w:ins w:author="Rossi Rossi" w:id="28" w:date="2026-09-22T06:56:59Z"/>
              <w:sdt>
                <w:sdtPr>
                  <w:id w:val="1939507464"/>
                  <w:tag w:val="goog_rdk_170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26137680"/>
        <w:tag w:val="goog_rdk_1712"/>
      </w:sdtPr>
      <w:sdtContent>
        <w:p w:rsidR="00000000" w:rsidDel="00000000" w:rsidP="00000000" w:rsidRDefault="00000000" w:rsidRPr="00000000" w14:paraId="0000022E">
          <w:pPr>
            <w:numPr>
              <w:ilvl w:val="1"/>
              <w:numId w:val="6"/>
            </w:numPr>
            <w:ind w:left="502" w:hanging="360"/>
            <w:rPr>
              <w:ins w:author="Rossi Rossi" w:id="28" w:date="2026-09-22T06:56:59Z"/>
            </w:rPr>
          </w:pPr>
          <w:sdt>
            <w:sdtPr>
              <w:id w:val="-530851062"/>
              <w:tag w:val="goog_rdk_1710"/>
            </w:sdtPr>
            <w:sdtContent>
              <w:ins w:author="Rossi Rossi" w:id="28" w:date="2026-09-22T06:56:59Z"/>
              <w:sdt>
                <w:sdtPr>
                  <w:id w:val="277714788"/>
                  <w:tag w:val="goog_rdk_171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28" w:date="2026-09-22T06:56:59Z"/>
            </w:sdtContent>
          </w:sdt>
        </w:p>
      </w:sdtContent>
    </w:sdt>
    <w:sdt>
      <w:sdtPr>
        <w:id w:val="-390196562"/>
        <w:tag w:val="goog_rdk_1715"/>
      </w:sdtPr>
      <w:sdtContent>
        <w:p w:rsidR="00000000" w:rsidDel="00000000" w:rsidP="00000000" w:rsidRDefault="00000000" w:rsidRPr="00000000" w14:paraId="0000022F">
          <w:pPr>
            <w:numPr>
              <w:ilvl w:val="1"/>
              <w:numId w:val="6"/>
            </w:numPr>
            <w:ind w:left="502" w:hanging="360"/>
            <w:rPr>
              <w:ins w:author="Rossi Rossi" w:id="28" w:date="2026-09-22T06:56:59Z"/>
            </w:rPr>
          </w:pPr>
          <w:sdt>
            <w:sdtPr>
              <w:id w:val="-840826255"/>
              <w:tag w:val="goog_rdk_1713"/>
            </w:sdtPr>
            <w:sdtContent>
              <w:ins w:author="Rossi Rossi" w:id="28" w:date="2026-09-22T06:56:59Z"/>
              <w:sdt>
                <w:sdtPr>
                  <w:id w:val="-323272260"/>
                  <w:tag w:val="goog_rdk_171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61435874"/>
        <w:tag w:val="goog_rdk_1718"/>
      </w:sdtPr>
      <w:sdtContent>
        <w:p w:rsidR="00000000" w:rsidDel="00000000" w:rsidP="00000000" w:rsidRDefault="00000000" w:rsidRPr="00000000" w14:paraId="00000230">
          <w:pPr>
            <w:numPr>
              <w:ilvl w:val="1"/>
              <w:numId w:val="6"/>
            </w:numPr>
            <w:ind w:left="502" w:hanging="360"/>
            <w:rPr>
              <w:ins w:author="Rossi Rossi" w:id="28" w:date="2026-09-22T06:56:59Z"/>
            </w:rPr>
          </w:pPr>
          <w:sdt>
            <w:sdtPr>
              <w:id w:val="1348316450"/>
              <w:tag w:val="goog_rdk_1716"/>
            </w:sdtPr>
            <w:sdtContent>
              <w:ins w:author="Rossi Rossi" w:id="28" w:date="2026-09-22T06:56:59Z"/>
              <w:sdt>
                <w:sdtPr>
                  <w:id w:val="3598005"/>
                  <w:tag w:val="goog_rdk_171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source ~/.zshrc</w:t>
                    </w:r>
                  </w:ins>
                </w:sdtContent>
              </w:sdt>
              <w:ins w:author="Rossi Rossi" w:id="28" w:date="2026-09-22T06:56:59Z"/>
            </w:sdtContent>
          </w:sdt>
        </w:p>
      </w:sdtContent>
    </w:sdt>
    <w:sdt>
      <w:sdtPr>
        <w:id w:val="1190930188"/>
        <w:tag w:val="goog_rdk_1721"/>
      </w:sdtPr>
      <w:sdtContent>
        <w:p w:rsidR="00000000" w:rsidDel="00000000" w:rsidP="00000000" w:rsidRDefault="00000000" w:rsidRPr="00000000" w14:paraId="00000231">
          <w:pPr>
            <w:numPr>
              <w:ilvl w:val="1"/>
              <w:numId w:val="6"/>
            </w:numPr>
            <w:ind w:left="502" w:hanging="360"/>
            <w:rPr>
              <w:ins w:author="Rossi Rossi" w:id="28" w:date="2026-09-22T06:56:59Z"/>
            </w:rPr>
          </w:pPr>
          <w:sdt>
            <w:sdtPr>
              <w:id w:val="-163744155"/>
              <w:tag w:val="goog_rdk_1719"/>
            </w:sdtPr>
            <w:sdtContent>
              <w:ins w:author="Rossi Rossi" w:id="28" w:date="2026-09-22T06:56:59Z"/>
              <w:sdt>
                <w:sdtPr>
                  <w:id w:val="1789413704"/>
                  <w:tag w:val="goog_rdk_172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52521492"/>
        <w:tag w:val="goog_rdk_1724"/>
      </w:sdtPr>
      <w:sdtContent>
        <w:p w:rsidR="00000000" w:rsidDel="00000000" w:rsidP="00000000" w:rsidRDefault="00000000" w:rsidRPr="00000000" w14:paraId="00000232">
          <w:pPr>
            <w:numPr>
              <w:ilvl w:val="1"/>
              <w:numId w:val="6"/>
            </w:numPr>
            <w:ind w:left="502" w:hanging="360"/>
            <w:rPr>
              <w:ins w:author="Rossi Rossi" w:id="28" w:date="2026-09-22T06:56:59Z"/>
            </w:rPr>
          </w:pPr>
          <w:sdt>
            <w:sdtPr>
              <w:id w:val="353786062"/>
              <w:tag w:val="goog_rdk_1722"/>
            </w:sdtPr>
            <w:sdtContent>
              <w:ins w:author="Rossi Rossi" w:id="28" w:date="2026-09-22T06:56:59Z"/>
              <w:sdt>
                <w:sdtPr>
                  <w:id w:val="95686641"/>
                  <w:tag w:val="goog_rdk_172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Windows</w:t>
                    </w:r>
                  </w:ins>
                </w:sdtContent>
              </w:sdt>
              <w:ins w:author="Rossi Rossi" w:id="28" w:date="2026-09-22T06:56:59Z"/>
            </w:sdtContent>
          </w:sdt>
        </w:p>
      </w:sdtContent>
    </w:sdt>
    <w:sdt>
      <w:sdtPr>
        <w:id w:val="581704023"/>
        <w:tag w:val="goog_rdk_1727"/>
      </w:sdtPr>
      <w:sdtContent>
        <w:p w:rsidR="00000000" w:rsidDel="00000000" w:rsidP="00000000" w:rsidRDefault="00000000" w:rsidRPr="00000000" w14:paraId="00000233">
          <w:pPr>
            <w:numPr>
              <w:ilvl w:val="1"/>
              <w:numId w:val="6"/>
            </w:numPr>
            <w:ind w:left="502" w:hanging="360"/>
            <w:rPr>
              <w:ins w:author="Rossi Rossi" w:id="28" w:date="2026-09-22T06:56:59Z"/>
            </w:rPr>
          </w:pPr>
          <w:sdt>
            <w:sdtPr>
              <w:id w:val="-296994246"/>
              <w:tag w:val="goog_rdk_1725"/>
            </w:sdtPr>
            <w:sdtContent>
              <w:ins w:author="Rossi Rossi" w:id="28" w:date="2026-09-22T06:56:59Z"/>
              <w:sdt>
                <w:sdtPr>
                  <w:id w:val="-209350040"/>
                  <w:tag w:val="goog_rdk_172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844218"/>
        <w:tag w:val="goog_rdk_1730"/>
      </w:sdtPr>
      <w:sdtContent>
        <w:p w:rsidR="00000000" w:rsidDel="00000000" w:rsidP="00000000" w:rsidRDefault="00000000" w:rsidRPr="00000000" w14:paraId="00000234">
          <w:pPr>
            <w:numPr>
              <w:ilvl w:val="1"/>
              <w:numId w:val="6"/>
            </w:numPr>
            <w:ind w:left="502" w:hanging="360"/>
            <w:rPr>
              <w:ins w:author="Rossi Rossi" w:id="28" w:date="2026-09-22T06:56:59Z"/>
            </w:rPr>
          </w:pPr>
          <w:sdt>
            <w:sdtPr>
              <w:id w:val="-1689172799"/>
              <w:tag w:val="goog_rdk_1728"/>
            </w:sdtPr>
            <w:sdtContent>
              <w:ins w:author="Rossi Rossi" w:id="28" w:date="2026-09-22T06:56:59Z"/>
              <w:sdt>
                <w:sdtPr>
                  <w:id w:val="-296486779"/>
                  <w:tag w:val="goog_rdk_172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Search for "Environment Variables" in the Windows search bar.</w:t>
                    </w:r>
                  </w:ins>
                </w:sdtContent>
              </w:sdt>
              <w:ins w:author="Rossi Rossi" w:id="28" w:date="2026-09-22T06:56:59Z"/>
            </w:sdtContent>
          </w:sdt>
        </w:p>
      </w:sdtContent>
    </w:sdt>
    <w:sdt>
      <w:sdtPr>
        <w:id w:val="1483166624"/>
        <w:tag w:val="goog_rdk_1733"/>
      </w:sdtPr>
      <w:sdtContent>
        <w:p w:rsidR="00000000" w:rsidDel="00000000" w:rsidP="00000000" w:rsidRDefault="00000000" w:rsidRPr="00000000" w14:paraId="00000235">
          <w:pPr>
            <w:numPr>
              <w:ilvl w:val="1"/>
              <w:numId w:val="6"/>
            </w:numPr>
            <w:ind w:left="502" w:hanging="360"/>
            <w:rPr>
              <w:ins w:author="Rossi Rossi" w:id="28" w:date="2026-09-22T06:56:59Z"/>
            </w:rPr>
          </w:pPr>
          <w:sdt>
            <w:sdtPr>
              <w:id w:val="1871057480"/>
              <w:tag w:val="goog_rdk_1731"/>
            </w:sdtPr>
            <w:sdtContent>
              <w:ins w:author="Rossi Rossi" w:id="28" w:date="2026-09-22T06:56:59Z"/>
              <w:sdt>
                <w:sdtPr>
                  <w:id w:val="519874751"/>
                  <w:tag w:val="goog_rdk_173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Click **Environment Variables** in the System Properties dialog.</w:t>
                    </w:r>
                  </w:ins>
                </w:sdtContent>
              </w:sdt>
              <w:ins w:author="Rossi Rossi" w:id="28" w:date="2026-09-22T06:56:59Z"/>
            </w:sdtContent>
          </w:sdt>
        </w:p>
      </w:sdtContent>
    </w:sdt>
    <w:sdt>
      <w:sdtPr>
        <w:id w:val="-2072338129"/>
        <w:tag w:val="goog_rdk_1736"/>
      </w:sdtPr>
      <w:sdtContent>
        <w:p w:rsidR="00000000" w:rsidDel="00000000" w:rsidP="00000000" w:rsidRDefault="00000000" w:rsidRPr="00000000" w14:paraId="00000236">
          <w:pPr>
            <w:numPr>
              <w:ilvl w:val="1"/>
              <w:numId w:val="6"/>
            </w:numPr>
            <w:ind w:left="502" w:hanging="360"/>
            <w:rPr>
              <w:ins w:author="Rossi Rossi" w:id="28" w:date="2026-09-22T06:56:59Z"/>
            </w:rPr>
          </w:pPr>
          <w:sdt>
            <w:sdtPr>
              <w:id w:val="1963239141"/>
              <w:tag w:val="goog_rdk_1734"/>
            </w:sdtPr>
            <w:sdtContent>
              <w:ins w:author="Rossi Rossi" w:id="28" w:date="2026-09-22T06:56:59Z"/>
              <w:sdt>
                <w:sdtPr>
                  <w:id w:val="705496815"/>
                  <w:tag w:val="goog_rdk_173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**User variables** or **System variables** , click **New...**.</w:t>
                    </w:r>
                  </w:ins>
                </w:sdtContent>
              </w:sdt>
              <w:ins w:author="Rossi Rossi" w:id="28" w:date="2026-09-22T06:56:59Z"/>
            </w:sdtContent>
          </w:sdt>
        </w:p>
      </w:sdtContent>
    </w:sdt>
    <w:sdt>
      <w:sdtPr>
        <w:id w:val="1171979680"/>
        <w:tag w:val="goog_rdk_1739"/>
      </w:sdtPr>
      <w:sdtContent>
        <w:p w:rsidR="00000000" w:rsidDel="00000000" w:rsidP="00000000" w:rsidRDefault="00000000" w:rsidRPr="00000000" w14:paraId="00000237">
          <w:pPr>
            <w:numPr>
              <w:ilvl w:val="1"/>
              <w:numId w:val="6"/>
            </w:numPr>
            <w:ind w:left="502" w:hanging="360"/>
            <w:rPr>
              <w:ins w:author="Rossi Rossi" w:id="28" w:date="2026-09-22T06:56:59Z"/>
            </w:rPr>
          </w:pPr>
          <w:sdt>
            <w:sdtPr>
              <w:id w:val="1222654529"/>
              <w:tag w:val="goog_rdk_1737"/>
            </w:sdtPr>
            <w:sdtContent>
              <w:ins w:author="Rossi Rossi" w:id="28" w:date="2026-09-22T06:56:59Z"/>
              <w:sdt>
                <w:sdtPr>
                  <w:id w:val="-204111485"/>
                  <w:tag w:val="goog_rdk_173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Set the variable name to `GEMINI_API_KEY` and the value to your API key.</w:t>
                    </w:r>
                  </w:ins>
                </w:sdtContent>
              </w:sdt>
              <w:ins w:author="Rossi Rossi" w:id="28" w:date="2026-09-22T06:56:59Z"/>
            </w:sdtContent>
          </w:sdt>
        </w:p>
      </w:sdtContent>
    </w:sdt>
    <w:sdt>
      <w:sdtPr>
        <w:id w:val="-206520314"/>
        <w:tag w:val="goog_rdk_1742"/>
      </w:sdtPr>
      <w:sdtContent>
        <w:p w:rsidR="00000000" w:rsidDel="00000000" w:rsidP="00000000" w:rsidRDefault="00000000" w:rsidRPr="00000000" w14:paraId="00000238">
          <w:pPr>
            <w:numPr>
              <w:ilvl w:val="1"/>
              <w:numId w:val="6"/>
            </w:numPr>
            <w:ind w:left="502" w:hanging="360"/>
            <w:rPr>
              <w:ins w:author="Rossi Rossi" w:id="28" w:date="2026-09-22T06:56:59Z"/>
            </w:rPr>
          </w:pPr>
          <w:sdt>
            <w:sdtPr>
              <w:id w:val="-492579796"/>
              <w:tag w:val="goog_rdk_1740"/>
            </w:sdtPr>
            <w:sdtContent>
              <w:ins w:author="Rossi Rossi" w:id="28" w:date="2026-09-22T06:56:59Z"/>
              <w:sdt>
                <w:sdtPr>
                  <w:id w:val="1432351329"/>
                  <w:tag w:val="goog_rdk_174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28" w:date="2026-09-22T06:56:59Z"/>
            </w:sdtContent>
          </w:sdt>
        </w:p>
      </w:sdtContent>
    </w:sdt>
    <w:sdt>
      <w:sdtPr>
        <w:id w:val="-147731320"/>
        <w:tag w:val="goog_rdk_1745"/>
      </w:sdtPr>
      <w:sdtContent>
        <w:p w:rsidR="00000000" w:rsidDel="00000000" w:rsidP="00000000" w:rsidRDefault="00000000" w:rsidRPr="00000000" w14:paraId="00000239">
          <w:pPr>
            <w:numPr>
              <w:ilvl w:val="1"/>
              <w:numId w:val="6"/>
            </w:numPr>
            <w:ind w:left="502" w:hanging="360"/>
            <w:rPr>
              <w:ins w:author="Rossi Rossi" w:id="28" w:date="2026-09-22T06:56:59Z"/>
            </w:rPr>
          </w:pPr>
          <w:sdt>
            <w:sdtPr>
              <w:id w:val="-1038502709"/>
              <w:tag w:val="goog_rdk_1743"/>
            </w:sdtPr>
            <w:sdtContent>
              <w:ins w:author="Rossi Rossi" w:id="28" w:date="2026-09-22T06:56:59Z"/>
              <w:sdt>
                <w:sdtPr>
                  <w:id w:val="-1654437153"/>
                  <w:tag w:val="goog_rdk_174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42587279"/>
        <w:tag w:val="goog_rdk_1748"/>
      </w:sdtPr>
      <w:sdtContent>
        <w:p w:rsidR="00000000" w:rsidDel="00000000" w:rsidP="00000000" w:rsidRDefault="00000000" w:rsidRPr="00000000" w14:paraId="0000023A">
          <w:pPr>
            <w:numPr>
              <w:ilvl w:val="1"/>
              <w:numId w:val="6"/>
            </w:numPr>
            <w:ind w:left="502" w:hanging="360"/>
            <w:rPr>
              <w:ins w:author="Rossi Rossi" w:id="28" w:date="2026-09-22T06:56:59Z"/>
            </w:rPr>
          </w:pPr>
          <w:sdt>
            <w:sdtPr>
              <w:id w:val="-1784311535"/>
              <w:tag w:val="goog_rdk_1746"/>
            </w:sdtPr>
            <w:sdtContent>
              <w:ins w:author="Rossi Rossi" w:id="28" w:date="2026-09-22T06:56:59Z"/>
              <w:sdt>
                <w:sdtPr>
                  <w:id w:val="1099862991"/>
                  <w:tag w:val="goog_rdk_174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28" w:date="2026-09-22T06:56:59Z"/>
            </w:sdtContent>
          </w:sdt>
        </w:p>
      </w:sdtContent>
    </w:sdt>
    <w:sdt>
      <w:sdtPr>
        <w:id w:val="-1030630665"/>
        <w:tag w:val="goog_rdk_1751"/>
      </w:sdtPr>
      <w:sdtContent>
        <w:p w:rsidR="00000000" w:rsidDel="00000000" w:rsidP="00000000" w:rsidRDefault="00000000" w:rsidRPr="00000000" w14:paraId="0000023B">
          <w:pPr>
            <w:numPr>
              <w:ilvl w:val="1"/>
              <w:numId w:val="6"/>
            </w:numPr>
            <w:ind w:left="502" w:hanging="360"/>
            <w:rPr>
              <w:ins w:author="Rossi Rossi" w:id="28" w:date="2026-09-22T06:56:59Z"/>
            </w:rPr>
          </w:pPr>
          <w:sdt>
            <w:sdtPr>
              <w:id w:val="-1430545505"/>
              <w:tag w:val="goog_rdk_1749"/>
            </w:sdtPr>
            <w:sdtContent>
              <w:ins w:author="Rossi Rossi" w:id="28" w:date="2026-09-22T06:56:59Z"/>
              <w:sdt>
                <w:sdtPr>
                  <w:id w:val="-1782236103"/>
                  <w:tag w:val="goog_rdk_175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39285491"/>
        <w:tag w:val="goog_rdk_1754"/>
      </w:sdtPr>
      <w:sdtContent>
        <w:p w:rsidR="00000000" w:rsidDel="00000000" w:rsidP="00000000" w:rsidRDefault="00000000" w:rsidRPr="00000000" w14:paraId="0000023C">
          <w:pPr>
            <w:numPr>
              <w:ilvl w:val="1"/>
              <w:numId w:val="6"/>
            </w:numPr>
            <w:ind w:left="502" w:hanging="360"/>
            <w:rPr>
              <w:ins w:author="Rossi Rossi" w:id="28" w:date="2026-09-22T06:56:59Z"/>
            </w:rPr>
          </w:pPr>
          <w:sdt>
            <w:sdtPr>
              <w:id w:val="1631478010"/>
              <w:tag w:val="goog_rdk_1752"/>
            </w:sdtPr>
            <w:sdtContent>
              <w:ins w:author="Rossi Rossi" w:id="28" w:date="2026-09-22T06:56:59Z"/>
              <w:sdt>
                <w:sdtPr>
                  <w:id w:val="-1205422684"/>
                  <w:tag w:val="goog_rdk_175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28" w:date="2026-09-22T06:56:59Z"/>
            </w:sdtContent>
          </w:sdt>
        </w:p>
      </w:sdtContent>
    </w:sdt>
    <w:sdt>
      <w:sdtPr>
        <w:id w:val="-22130717"/>
        <w:tag w:val="goog_rdk_1757"/>
      </w:sdtPr>
      <w:sdtContent>
        <w:p w:rsidR="00000000" w:rsidDel="00000000" w:rsidP="00000000" w:rsidRDefault="00000000" w:rsidRPr="00000000" w14:paraId="0000023D">
          <w:pPr>
            <w:numPr>
              <w:ilvl w:val="1"/>
              <w:numId w:val="6"/>
            </w:numPr>
            <w:ind w:left="502" w:hanging="360"/>
            <w:rPr>
              <w:ins w:author="Rossi Rossi" w:id="28" w:date="2026-09-22T06:56:59Z"/>
            </w:rPr>
          </w:pPr>
          <w:sdt>
            <w:sdtPr>
              <w:id w:val="1775071273"/>
              <w:tag w:val="goog_rdk_1755"/>
            </w:sdtPr>
            <w:sdtContent>
              <w:ins w:author="Rossi Rossi" w:id="28" w:date="2026-09-22T06:56:59Z"/>
              <w:sdt>
                <w:sdtPr>
                  <w:id w:val="570123712"/>
                  <w:tag w:val="goog_rdk_17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28" w:date="2026-09-22T06:56:59Z"/>
            </w:sdtContent>
          </w:sdt>
        </w:p>
      </w:sdtContent>
    </w:sdt>
    <w:sdt>
      <w:sdtPr>
        <w:id w:val="-1251467767"/>
        <w:tag w:val="goog_rdk_1760"/>
      </w:sdtPr>
      <w:sdtContent>
        <w:p w:rsidR="00000000" w:rsidDel="00000000" w:rsidP="00000000" w:rsidRDefault="00000000" w:rsidRPr="00000000" w14:paraId="0000023E">
          <w:pPr>
            <w:numPr>
              <w:ilvl w:val="1"/>
              <w:numId w:val="6"/>
            </w:numPr>
            <w:ind w:left="502" w:hanging="360"/>
            <w:rPr>
              <w:ins w:author="Rossi Rossi" w:id="28" w:date="2026-09-22T06:56:59Z"/>
            </w:rPr>
          </w:pPr>
          <w:sdt>
            <w:sdtPr>
              <w:id w:val="-833693965"/>
              <w:tag w:val="goog_rdk_1758"/>
            </w:sdtPr>
            <w:sdtContent>
              <w:ins w:author="Rossi Rossi" w:id="28" w:date="2026-09-22T06:56:59Z"/>
              <w:sdt>
                <w:sdtPr>
                  <w:id w:val="1994449674"/>
                  <w:tag w:val="goog_rdk_175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49788404"/>
        <w:tag w:val="goog_rdk_1763"/>
      </w:sdtPr>
      <w:sdtContent>
        <w:p w:rsidR="00000000" w:rsidDel="00000000" w:rsidP="00000000" w:rsidRDefault="00000000" w:rsidRPr="00000000" w14:paraId="0000023F">
          <w:pPr>
            <w:numPr>
              <w:ilvl w:val="1"/>
              <w:numId w:val="6"/>
            </w:numPr>
            <w:ind w:left="502" w:hanging="360"/>
            <w:rPr>
              <w:ins w:author="Rossi Rossi" w:id="28" w:date="2026-09-22T06:56:59Z"/>
            </w:rPr>
          </w:pPr>
          <w:sdt>
            <w:sdtPr>
              <w:id w:val="-1556256061"/>
              <w:tag w:val="goog_rdk_1761"/>
            </w:sdtPr>
            <w:sdtContent>
              <w:ins w:author="Rossi Rossi" w:id="28" w:date="2026-09-22T06:56:59Z"/>
              <w:sdt>
                <w:sdtPr>
                  <w:id w:val="1020232369"/>
                  <w:tag w:val="goog_rdk_17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Python</w:t>
                    </w:r>
                  </w:ins>
                </w:sdtContent>
              </w:sdt>
              <w:ins w:author="Rossi Rossi" w:id="28" w:date="2026-09-22T06:56:59Z"/>
            </w:sdtContent>
          </w:sdt>
        </w:p>
      </w:sdtContent>
    </w:sdt>
    <w:sdt>
      <w:sdtPr>
        <w:id w:val="1231810840"/>
        <w:tag w:val="goog_rdk_1766"/>
      </w:sdtPr>
      <w:sdtContent>
        <w:p w:rsidR="00000000" w:rsidDel="00000000" w:rsidP="00000000" w:rsidRDefault="00000000" w:rsidRPr="00000000" w14:paraId="00000240">
          <w:pPr>
            <w:numPr>
              <w:ilvl w:val="1"/>
              <w:numId w:val="6"/>
            </w:numPr>
            <w:ind w:left="502" w:hanging="360"/>
            <w:rPr>
              <w:ins w:author="Rossi Rossi" w:id="28" w:date="2026-09-22T06:56:59Z"/>
            </w:rPr>
          </w:pPr>
          <w:sdt>
            <w:sdtPr>
              <w:id w:val="-947526440"/>
              <w:tag w:val="goog_rdk_1764"/>
            </w:sdtPr>
            <w:sdtContent>
              <w:ins w:author="Rossi Rossi" w:id="28" w:date="2026-09-22T06:56:59Z"/>
              <w:sdt>
                <w:sdtPr>
                  <w:id w:val="550713531"/>
                  <w:tag w:val="goog_rdk_176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44329637"/>
        <w:tag w:val="goog_rdk_1769"/>
      </w:sdtPr>
      <w:sdtContent>
        <w:p w:rsidR="00000000" w:rsidDel="00000000" w:rsidP="00000000" w:rsidRDefault="00000000" w:rsidRPr="00000000" w14:paraId="00000241">
          <w:pPr>
            <w:numPr>
              <w:ilvl w:val="1"/>
              <w:numId w:val="6"/>
            </w:numPr>
            <w:ind w:left="502" w:hanging="360"/>
            <w:rPr>
              <w:ins w:author="Rossi Rossi" w:id="28" w:date="2026-09-22T06:56:59Z"/>
            </w:rPr>
          </w:pPr>
          <w:sdt>
            <w:sdtPr>
              <w:id w:val="1207749416"/>
              <w:tag w:val="goog_rdk_1767"/>
            </w:sdtPr>
            <w:sdtContent>
              <w:ins w:author="Rossi Rossi" w:id="28" w:date="2026-09-22T06:56:59Z"/>
              <w:sdt>
                <w:sdtPr>
                  <w:id w:val="1301398868"/>
                  <w:tag w:val="goog_rdk_17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from google import genai</w:t>
                    </w:r>
                  </w:ins>
                </w:sdtContent>
              </w:sdt>
              <w:ins w:author="Rossi Rossi" w:id="28" w:date="2026-09-22T06:56:59Z"/>
            </w:sdtContent>
          </w:sdt>
        </w:p>
      </w:sdtContent>
    </w:sdt>
    <w:sdt>
      <w:sdtPr>
        <w:id w:val="123231458"/>
        <w:tag w:val="goog_rdk_1772"/>
      </w:sdtPr>
      <w:sdtContent>
        <w:p w:rsidR="00000000" w:rsidDel="00000000" w:rsidP="00000000" w:rsidRDefault="00000000" w:rsidRPr="00000000" w14:paraId="00000242">
          <w:pPr>
            <w:numPr>
              <w:ilvl w:val="1"/>
              <w:numId w:val="6"/>
            </w:numPr>
            <w:ind w:left="502" w:hanging="360"/>
            <w:rPr>
              <w:ins w:author="Rossi Rossi" w:id="28" w:date="2026-09-22T06:56:59Z"/>
            </w:rPr>
          </w:pPr>
          <w:sdt>
            <w:sdtPr>
              <w:id w:val="-759747571"/>
              <w:tag w:val="goog_rdk_1770"/>
            </w:sdtPr>
            <w:sdtContent>
              <w:ins w:author="Rossi Rossi" w:id="28" w:date="2026-09-22T06:56:59Z"/>
              <w:sdt>
                <w:sdtPr>
                  <w:id w:val="569914402"/>
                  <w:tag w:val="goog_rdk_177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88741376"/>
        <w:tag w:val="goog_rdk_1775"/>
      </w:sdtPr>
      <w:sdtContent>
        <w:p w:rsidR="00000000" w:rsidDel="00000000" w:rsidP="00000000" w:rsidRDefault="00000000" w:rsidRPr="00000000" w14:paraId="00000243">
          <w:pPr>
            <w:numPr>
              <w:ilvl w:val="1"/>
              <w:numId w:val="6"/>
            </w:numPr>
            <w:ind w:left="502" w:hanging="360"/>
            <w:rPr>
              <w:ins w:author="Rossi Rossi" w:id="28" w:date="2026-09-22T06:56:59Z"/>
            </w:rPr>
          </w:pPr>
          <w:sdt>
            <w:sdtPr>
              <w:id w:val="634398804"/>
              <w:tag w:val="goog_rdk_1773"/>
            </w:sdtPr>
            <w:sdtContent>
              <w:ins w:author="Rossi Rossi" w:id="28" w:date="2026-09-22T06:56:59Z"/>
              <w:sdt>
                <w:sdtPr>
                  <w:id w:val="1202301532"/>
                  <w:tag w:val="goog_rdk_17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28" w:date="2026-09-22T06:56:59Z"/>
            </w:sdtContent>
          </w:sdt>
        </w:p>
      </w:sdtContent>
    </w:sdt>
    <w:sdt>
      <w:sdtPr>
        <w:id w:val="779732211"/>
        <w:tag w:val="goog_rdk_1778"/>
      </w:sdtPr>
      <w:sdtContent>
        <w:p w:rsidR="00000000" w:rsidDel="00000000" w:rsidP="00000000" w:rsidRDefault="00000000" w:rsidRPr="00000000" w14:paraId="00000244">
          <w:pPr>
            <w:numPr>
              <w:ilvl w:val="1"/>
              <w:numId w:val="6"/>
            </w:numPr>
            <w:ind w:left="502" w:hanging="360"/>
            <w:rPr>
              <w:ins w:author="Rossi Rossi" w:id="28" w:date="2026-09-22T06:56:59Z"/>
            </w:rPr>
          </w:pPr>
          <w:sdt>
            <w:sdtPr>
              <w:id w:val="-1939518110"/>
              <w:tag w:val="goog_rdk_1776"/>
            </w:sdtPr>
            <w:sdtContent>
              <w:ins w:author="Rossi Rossi" w:id="28" w:date="2026-09-22T06:56:59Z"/>
              <w:sdt>
                <w:sdtPr>
                  <w:id w:val="-1039563459"/>
                  <w:tag w:val="goog_rdk_177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14180022"/>
        <w:tag w:val="goog_rdk_1781"/>
      </w:sdtPr>
      <w:sdtContent>
        <w:p w:rsidR="00000000" w:rsidDel="00000000" w:rsidP="00000000" w:rsidRDefault="00000000" w:rsidRPr="00000000" w14:paraId="00000245">
          <w:pPr>
            <w:numPr>
              <w:ilvl w:val="1"/>
              <w:numId w:val="6"/>
            </w:numPr>
            <w:ind w:left="502" w:hanging="360"/>
            <w:rPr>
              <w:ins w:author="Rossi Rossi" w:id="28" w:date="2026-09-22T06:56:59Z"/>
            </w:rPr>
          </w:pPr>
          <w:sdt>
            <w:sdtPr>
              <w:id w:val="1272168525"/>
              <w:tag w:val="goog_rdk_1779"/>
            </w:sdtPr>
            <w:sdtContent>
              <w:ins w:author="Rossi Rossi" w:id="28" w:date="2026-09-22T06:56:59Z"/>
              <w:sdt>
                <w:sdtPr>
                  <w:id w:val="268093312"/>
                  <w:tag w:val="goog_rdk_17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28" w:date="2026-09-22T06:56:59Z"/>
            </w:sdtContent>
          </w:sdt>
        </w:p>
      </w:sdtContent>
    </w:sdt>
    <w:sdt>
      <w:sdtPr>
        <w:id w:val="-1855888699"/>
        <w:tag w:val="goog_rdk_1784"/>
      </w:sdtPr>
      <w:sdtContent>
        <w:p w:rsidR="00000000" w:rsidDel="00000000" w:rsidP="00000000" w:rsidRDefault="00000000" w:rsidRPr="00000000" w14:paraId="00000246">
          <w:pPr>
            <w:numPr>
              <w:ilvl w:val="1"/>
              <w:numId w:val="6"/>
            </w:numPr>
            <w:ind w:left="502" w:hanging="360"/>
            <w:rPr>
              <w:ins w:author="Rossi Rossi" w:id="28" w:date="2026-09-22T06:56:59Z"/>
            </w:rPr>
          </w:pPr>
          <w:sdt>
            <w:sdtPr>
              <w:id w:val="1518352455"/>
              <w:tag w:val="goog_rdk_1782"/>
            </w:sdtPr>
            <w:sdtContent>
              <w:ins w:author="Rossi Rossi" w:id="28" w:date="2026-09-22T06:56:59Z"/>
              <w:sdt>
                <w:sdtPr>
                  <w:id w:val="-475079838"/>
                  <w:tag w:val="goog_rdk_178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model="gemini-3.8-flash",</w:t>
                    </w:r>
                  </w:ins>
                </w:sdtContent>
              </w:sdt>
              <w:ins w:author="Rossi Rossi" w:id="28" w:date="2026-09-22T06:56:59Z"/>
            </w:sdtContent>
          </w:sdt>
        </w:p>
      </w:sdtContent>
    </w:sdt>
    <w:sdt>
      <w:sdtPr>
        <w:id w:val="-1685052114"/>
        <w:tag w:val="goog_rdk_1787"/>
      </w:sdtPr>
      <w:sdtContent>
        <w:p w:rsidR="00000000" w:rsidDel="00000000" w:rsidP="00000000" w:rsidRDefault="00000000" w:rsidRPr="00000000" w14:paraId="00000247">
          <w:pPr>
            <w:numPr>
              <w:ilvl w:val="1"/>
              <w:numId w:val="6"/>
            </w:numPr>
            <w:ind w:left="502" w:hanging="360"/>
            <w:rPr>
              <w:ins w:author="Rossi Rossi" w:id="28" w:date="2026-09-22T06:56:59Z"/>
            </w:rPr>
          </w:pPr>
          <w:sdt>
            <w:sdtPr>
              <w:id w:val="-659306250"/>
              <w:tag w:val="goog_rdk_1785"/>
            </w:sdtPr>
            <w:sdtContent>
              <w:ins w:author="Rossi Rossi" w:id="28" w:date="2026-09-22T06:56:59Z"/>
              <w:sdt>
                <w:sdtPr>
                  <w:id w:val="1159568384"/>
                  <w:tag w:val="goog_rdk_17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28" w:date="2026-09-22T06:56:59Z"/>
            </w:sdtContent>
          </w:sdt>
        </w:p>
      </w:sdtContent>
    </w:sdt>
    <w:sdt>
      <w:sdtPr>
        <w:id w:val="-1849355016"/>
        <w:tag w:val="goog_rdk_1790"/>
      </w:sdtPr>
      <w:sdtContent>
        <w:p w:rsidR="00000000" w:rsidDel="00000000" w:rsidP="00000000" w:rsidRDefault="00000000" w:rsidRPr="00000000" w14:paraId="00000248">
          <w:pPr>
            <w:numPr>
              <w:ilvl w:val="1"/>
              <w:numId w:val="6"/>
            </w:numPr>
            <w:ind w:left="502" w:hanging="360"/>
            <w:rPr>
              <w:ins w:author="Rossi Rossi" w:id="28" w:date="2026-09-22T06:56:59Z"/>
            </w:rPr>
          </w:pPr>
          <w:sdt>
            <w:sdtPr>
              <w:id w:val="-1957200834"/>
              <w:tag w:val="goog_rdk_1788"/>
            </w:sdtPr>
            <w:sdtContent>
              <w:ins w:author="Rossi Rossi" w:id="28" w:date="2026-09-22T06:56:59Z"/>
              <w:sdt>
                <w:sdtPr>
                  <w:id w:val="755022058"/>
                  <w:tag w:val="goog_rdk_17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898047258"/>
        <w:tag w:val="goog_rdk_1793"/>
      </w:sdtPr>
      <w:sdtContent>
        <w:p w:rsidR="00000000" w:rsidDel="00000000" w:rsidP="00000000" w:rsidRDefault="00000000" w:rsidRPr="00000000" w14:paraId="00000249">
          <w:pPr>
            <w:numPr>
              <w:ilvl w:val="1"/>
              <w:numId w:val="6"/>
            </w:numPr>
            <w:ind w:left="502" w:hanging="360"/>
            <w:rPr>
              <w:ins w:author="Rossi Rossi" w:id="28" w:date="2026-09-22T06:56:59Z"/>
            </w:rPr>
          </w:pPr>
          <w:sdt>
            <w:sdtPr>
              <w:id w:val="127450729"/>
              <w:tag w:val="goog_rdk_1791"/>
            </w:sdtPr>
            <w:sdtContent>
              <w:ins w:author="Rossi Rossi" w:id="28" w:date="2026-09-22T06:56:59Z"/>
              <w:sdt>
                <w:sdtPr>
                  <w:id w:val="-949198799"/>
                  <w:tag w:val="goog_rdk_17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print(interaction.output_text)</w:t>
                    </w:r>
                  </w:ins>
                </w:sdtContent>
              </w:sdt>
              <w:ins w:author="Rossi Rossi" w:id="28" w:date="2026-09-22T06:56:59Z"/>
            </w:sdtContent>
          </w:sdt>
        </w:p>
      </w:sdtContent>
    </w:sdt>
    <w:sdt>
      <w:sdtPr>
        <w:id w:val="334704316"/>
        <w:tag w:val="goog_rdk_1796"/>
      </w:sdtPr>
      <w:sdtContent>
        <w:p w:rsidR="00000000" w:rsidDel="00000000" w:rsidP="00000000" w:rsidRDefault="00000000" w:rsidRPr="00000000" w14:paraId="0000024A">
          <w:pPr>
            <w:numPr>
              <w:ilvl w:val="1"/>
              <w:numId w:val="6"/>
            </w:numPr>
            <w:ind w:left="502" w:hanging="360"/>
            <w:rPr>
              <w:ins w:author="Rossi Rossi" w:id="28" w:date="2026-09-22T06:56:59Z"/>
            </w:rPr>
          </w:pPr>
          <w:sdt>
            <w:sdtPr>
              <w:id w:val="1438684947"/>
              <w:tag w:val="goog_rdk_1794"/>
            </w:sdtPr>
            <w:sdtContent>
              <w:ins w:author="Rossi Rossi" w:id="28" w:date="2026-09-22T06:56:59Z"/>
              <w:sdt>
                <w:sdtPr>
                  <w:id w:val="-1772142509"/>
                  <w:tag w:val="goog_rdk_179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47348637"/>
        <w:tag w:val="goog_rdk_1799"/>
      </w:sdtPr>
      <w:sdtContent>
        <w:p w:rsidR="00000000" w:rsidDel="00000000" w:rsidP="00000000" w:rsidRDefault="00000000" w:rsidRPr="00000000" w14:paraId="0000024B">
          <w:pPr>
            <w:numPr>
              <w:ilvl w:val="1"/>
              <w:numId w:val="6"/>
            </w:numPr>
            <w:ind w:left="502" w:hanging="360"/>
            <w:rPr>
              <w:ins w:author="Rossi Rossi" w:id="28" w:date="2026-09-22T06:56:59Z"/>
            </w:rPr>
          </w:pPr>
          <w:sdt>
            <w:sdtPr>
              <w:id w:val="-1865960186"/>
              <w:tag w:val="goog_rdk_1797"/>
            </w:sdtPr>
            <w:sdtContent>
              <w:ins w:author="Rossi Rossi" w:id="28" w:date="2026-09-22T06:56:59Z"/>
              <w:sdt>
                <w:sdtPr>
                  <w:id w:val="-1646013241"/>
                  <w:tag w:val="goog_rdk_17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JavaScript</w:t>
                    </w:r>
                  </w:ins>
                </w:sdtContent>
              </w:sdt>
              <w:ins w:author="Rossi Rossi" w:id="28" w:date="2026-09-22T06:56:59Z"/>
            </w:sdtContent>
          </w:sdt>
        </w:p>
      </w:sdtContent>
    </w:sdt>
    <w:sdt>
      <w:sdtPr>
        <w:id w:val="1994016999"/>
        <w:tag w:val="goog_rdk_1802"/>
      </w:sdtPr>
      <w:sdtContent>
        <w:p w:rsidR="00000000" w:rsidDel="00000000" w:rsidP="00000000" w:rsidRDefault="00000000" w:rsidRPr="00000000" w14:paraId="0000024C">
          <w:pPr>
            <w:numPr>
              <w:ilvl w:val="1"/>
              <w:numId w:val="6"/>
            </w:numPr>
            <w:ind w:left="502" w:hanging="360"/>
            <w:rPr>
              <w:ins w:author="Rossi Rossi" w:id="28" w:date="2026-09-22T06:56:59Z"/>
            </w:rPr>
          </w:pPr>
          <w:sdt>
            <w:sdtPr>
              <w:id w:val="1869694773"/>
              <w:tag w:val="goog_rdk_1800"/>
            </w:sdtPr>
            <w:sdtContent>
              <w:ins w:author="Rossi Rossi" w:id="28" w:date="2026-09-22T06:56:59Z"/>
              <w:sdt>
                <w:sdtPr>
                  <w:id w:val="-1667430949"/>
                  <w:tag w:val="goog_rdk_180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00054603"/>
        <w:tag w:val="goog_rdk_1805"/>
      </w:sdtPr>
      <w:sdtContent>
        <w:p w:rsidR="00000000" w:rsidDel="00000000" w:rsidP="00000000" w:rsidRDefault="00000000" w:rsidRPr="00000000" w14:paraId="0000024D">
          <w:pPr>
            <w:numPr>
              <w:ilvl w:val="1"/>
              <w:numId w:val="6"/>
            </w:numPr>
            <w:ind w:left="502" w:hanging="360"/>
            <w:rPr>
              <w:ins w:author="Rossi Rossi" w:id="28" w:date="2026-09-22T06:56:59Z"/>
            </w:rPr>
          </w:pPr>
          <w:sdt>
            <w:sdtPr>
              <w:id w:val="-1292457931"/>
              <w:tag w:val="goog_rdk_1803"/>
            </w:sdtPr>
            <w:sdtContent>
              <w:ins w:author="Rossi Rossi" w:id="28" w:date="2026-09-22T06:56:59Z"/>
              <w:sdt>
                <w:sdtPr>
                  <w:id w:val="349705577"/>
                  <w:tag w:val="goog_rdk_180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28" w:date="2026-09-22T06:56:59Z"/>
            </w:sdtContent>
          </w:sdt>
        </w:p>
      </w:sdtContent>
    </w:sdt>
    <w:sdt>
      <w:sdtPr>
        <w:id w:val="-576384397"/>
        <w:tag w:val="goog_rdk_1808"/>
      </w:sdtPr>
      <w:sdtContent>
        <w:p w:rsidR="00000000" w:rsidDel="00000000" w:rsidP="00000000" w:rsidRDefault="00000000" w:rsidRPr="00000000" w14:paraId="0000024E">
          <w:pPr>
            <w:numPr>
              <w:ilvl w:val="1"/>
              <w:numId w:val="6"/>
            </w:numPr>
            <w:ind w:left="502" w:hanging="360"/>
            <w:rPr>
              <w:ins w:author="Rossi Rossi" w:id="28" w:date="2026-09-22T06:56:59Z"/>
            </w:rPr>
          </w:pPr>
          <w:sdt>
            <w:sdtPr>
              <w:id w:val="781047961"/>
              <w:tag w:val="goog_rdk_1806"/>
            </w:sdtPr>
            <w:sdtContent>
              <w:ins w:author="Rossi Rossi" w:id="28" w:date="2026-09-22T06:56:59Z"/>
              <w:sdt>
                <w:sdtPr>
                  <w:id w:val="-1820467519"/>
                  <w:tag w:val="goog_rdk_180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31052501"/>
        <w:tag w:val="goog_rdk_1811"/>
      </w:sdtPr>
      <w:sdtContent>
        <w:p w:rsidR="00000000" w:rsidDel="00000000" w:rsidP="00000000" w:rsidRDefault="00000000" w:rsidRPr="00000000" w14:paraId="0000024F">
          <w:pPr>
            <w:numPr>
              <w:ilvl w:val="1"/>
              <w:numId w:val="6"/>
            </w:numPr>
            <w:ind w:left="502" w:hanging="360"/>
            <w:rPr>
              <w:ins w:author="Rossi Rossi" w:id="28" w:date="2026-09-22T06:56:59Z"/>
            </w:rPr>
          </w:pPr>
          <w:sdt>
            <w:sdtPr>
              <w:id w:val="2052376989"/>
              <w:tag w:val="goog_rdk_1809"/>
            </w:sdtPr>
            <w:sdtContent>
              <w:ins w:author="Rossi Rossi" w:id="28" w:date="2026-09-22T06:56:59Z"/>
              <w:sdt>
                <w:sdtPr>
                  <w:id w:val="863856031"/>
                  <w:tag w:val="goog_rdk_181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28" w:date="2026-09-22T06:56:59Z"/>
            </w:sdtContent>
          </w:sdt>
        </w:p>
      </w:sdtContent>
    </w:sdt>
    <w:sdt>
      <w:sdtPr>
        <w:id w:val="1474960945"/>
        <w:tag w:val="goog_rdk_1814"/>
      </w:sdtPr>
      <w:sdtContent>
        <w:p w:rsidR="00000000" w:rsidDel="00000000" w:rsidP="00000000" w:rsidRDefault="00000000" w:rsidRPr="00000000" w14:paraId="00000250">
          <w:pPr>
            <w:numPr>
              <w:ilvl w:val="1"/>
              <w:numId w:val="6"/>
            </w:numPr>
            <w:ind w:left="502" w:hanging="360"/>
            <w:rPr>
              <w:ins w:author="Rossi Rossi" w:id="28" w:date="2026-09-22T06:56:59Z"/>
            </w:rPr>
          </w:pPr>
          <w:sdt>
            <w:sdtPr>
              <w:id w:val="1802205083"/>
              <w:tag w:val="goog_rdk_1812"/>
            </w:sdtPr>
            <w:sdtContent>
              <w:ins w:author="Rossi Rossi" w:id="28" w:date="2026-09-22T06:56:59Z"/>
              <w:sdt>
                <w:sdtPr>
                  <w:id w:val="-712396260"/>
                  <w:tag w:val="goog_rdk_181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54676128"/>
        <w:tag w:val="goog_rdk_1817"/>
      </w:sdtPr>
      <w:sdtContent>
        <w:p w:rsidR="00000000" w:rsidDel="00000000" w:rsidP="00000000" w:rsidRDefault="00000000" w:rsidRPr="00000000" w14:paraId="00000251">
          <w:pPr>
            <w:numPr>
              <w:ilvl w:val="1"/>
              <w:numId w:val="6"/>
            </w:numPr>
            <w:ind w:left="502" w:hanging="360"/>
            <w:rPr>
              <w:ins w:author="Rossi Rossi" w:id="28" w:date="2026-09-22T06:56:59Z"/>
            </w:rPr>
          </w:pPr>
          <w:sdt>
            <w:sdtPr>
              <w:id w:val="440849379"/>
              <w:tag w:val="goog_rdk_1815"/>
            </w:sdtPr>
            <w:sdtContent>
              <w:ins w:author="Rossi Rossi" w:id="28" w:date="2026-09-22T06:56:59Z"/>
              <w:sdt>
                <w:sdtPr>
                  <w:id w:val="-448462209"/>
                  <w:tag w:val="goog_rdk_181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async function main() {</w:t>
                    </w:r>
                  </w:ins>
                </w:sdtContent>
              </w:sdt>
              <w:ins w:author="Rossi Rossi" w:id="28" w:date="2026-09-22T06:56:59Z"/>
            </w:sdtContent>
          </w:sdt>
        </w:p>
      </w:sdtContent>
    </w:sdt>
    <w:sdt>
      <w:sdtPr>
        <w:id w:val="-1250970478"/>
        <w:tag w:val="goog_rdk_1820"/>
      </w:sdtPr>
      <w:sdtContent>
        <w:p w:rsidR="00000000" w:rsidDel="00000000" w:rsidP="00000000" w:rsidRDefault="00000000" w:rsidRPr="00000000" w14:paraId="00000252">
          <w:pPr>
            <w:numPr>
              <w:ilvl w:val="1"/>
              <w:numId w:val="6"/>
            </w:numPr>
            <w:ind w:left="502" w:hanging="360"/>
            <w:rPr>
              <w:ins w:author="Rossi Rossi" w:id="28" w:date="2026-09-22T06:56:59Z"/>
            </w:rPr>
          </w:pPr>
          <w:sdt>
            <w:sdtPr>
              <w:id w:val="-1752793092"/>
              <w:tag w:val="goog_rdk_1818"/>
            </w:sdtPr>
            <w:sdtContent>
              <w:ins w:author="Rossi Rossi" w:id="28" w:date="2026-09-22T06:56:59Z"/>
              <w:sdt>
                <w:sdtPr>
                  <w:id w:val="-835500193"/>
                  <w:tag w:val="goog_rdk_181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28" w:date="2026-09-22T06:56:59Z"/>
            </w:sdtContent>
          </w:sdt>
        </w:p>
      </w:sdtContent>
    </w:sdt>
    <w:sdt>
      <w:sdtPr>
        <w:id w:val="1792551358"/>
        <w:tag w:val="goog_rdk_1823"/>
      </w:sdtPr>
      <w:sdtContent>
        <w:p w:rsidR="00000000" w:rsidDel="00000000" w:rsidP="00000000" w:rsidRDefault="00000000" w:rsidRPr="00000000" w14:paraId="00000253">
          <w:pPr>
            <w:numPr>
              <w:ilvl w:val="1"/>
              <w:numId w:val="6"/>
            </w:numPr>
            <w:ind w:left="502" w:hanging="360"/>
            <w:rPr>
              <w:ins w:author="Rossi Rossi" w:id="28" w:date="2026-09-22T06:56:59Z"/>
            </w:rPr>
          </w:pPr>
          <w:sdt>
            <w:sdtPr>
              <w:id w:val="1859606358"/>
              <w:tag w:val="goog_rdk_1821"/>
            </w:sdtPr>
            <w:sdtContent>
              <w:ins w:author="Rossi Rossi" w:id="28" w:date="2026-09-22T06:56:59Z"/>
              <w:sdt>
                <w:sdtPr>
                  <w:id w:val="1947071186"/>
                  <w:tag w:val="goog_rdk_182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310617186"/>
        <w:tag w:val="goog_rdk_1826"/>
      </w:sdtPr>
      <w:sdtContent>
        <w:p w:rsidR="00000000" w:rsidDel="00000000" w:rsidP="00000000" w:rsidRDefault="00000000" w:rsidRPr="00000000" w14:paraId="00000254">
          <w:pPr>
            <w:numPr>
              <w:ilvl w:val="1"/>
              <w:numId w:val="6"/>
            </w:numPr>
            <w:ind w:left="502" w:hanging="360"/>
            <w:rPr>
              <w:ins w:author="Rossi Rossi" w:id="28" w:date="2026-09-22T06:56:59Z"/>
            </w:rPr>
          </w:pPr>
          <w:sdt>
            <w:sdtPr>
              <w:id w:val="-1095971933"/>
              <w:tag w:val="goog_rdk_1824"/>
            </w:sdtPr>
            <w:sdtContent>
              <w:ins w:author="Rossi Rossi" w:id="28" w:date="2026-09-22T06:56:59Z"/>
              <w:sdt>
                <w:sdtPr>
                  <w:id w:val="458430311"/>
                  <w:tag w:val="goog_rdk_182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400423799"/>
        <w:tag w:val="goog_rdk_1829"/>
      </w:sdtPr>
      <w:sdtContent>
        <w:p w:rsidR="00000000" w:rsidDel="00000000" w:rsidP="00000000" w:rsidRDefault="00000000" w:rsidRPr="00000000" w14:paraId="00000255">
          <w:pPr>
            <w:numPr>
              <w:ilvl w:val="1"/>
              <w:numId w:val="6"/>
            </w:numPr>
            <w:ind w:left="502" w:hanging="360"/>
            <w:rPr>
              <w:ins w:author="Rossi Rossi" w:id="28" w:date="2026-09-22T06:56:59Z"/>
            </w:rPr>
          </w:pPr>
          <w:sdt>
            <w:sdtPr>
              <w:id w:val="-86307681"/>
              <w:tag w:val="goog_rdk_1827"/>
            </w:sdtPr>
            <w:sdtContent>
              <w:ins w:author="Rossi Rossi" w:id="28" w:date="2026-09-22T06:56:59Z"/>
              <w:sdt>
                <w:sdtPr>
                  <w:id w:val="808048138"/>
                  <w:tag w:val="goog_rdk_182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776750548"/>
        <w:tag w:val="goog_rdk_1832"/>
      </w:sdtPr>
      <w:sdtContent>
        <w:p w:rsidR="00000000" w:rsidDel="00000000" w:rsidP="00000000" w:rsidRDefault="00000000" w:rsidRPr="00000000" w14:paraId="00000256">
          <w:pPr>
            <w:numPr>
              <w:ilvl w:val="1"/>
              <w:numId w:val="6"/>
            </w:numPr>
            <w:ind w:left="502" w:hanging="360"/>
            <w:rPr>
              <w:ins w:author="Rossi Rossi" w:id="28" w:date="2026-09-22T06:56:59Z"/>
            </w:rPr>
          </w:pPr>
          <w:sdt>
            <w:sdtPr>
              <w:id w:val="1734083758"/>
              <w:tag w:val="goog_rdk_1830"/>
            </w:sdtPr>
            <w:sdtContent>
              <w:ins w:author="Rossi Rossi" w:id="28" w:date="2026-09-22T06:56:59Z"/>
              <w:sdt>
                <w:sdtPr>
                  <w:id w:val="1123425541"/>
                  <w:tag w:val="goog_rdk_18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28" w:date="2026-09-22T06:56:59Z"/>
            </w:sdtContent>
          </w:sdt>
        </w:p>
      </w:sdtContent>
    </w:sdt>
    <w:sdt>
      <w:sdtPr>
        <w:id w:val="-1975368752"/>
        <w:tag w:val="goog_rdk_1835"/>
      </w:sdtPr>
      <w:sdtContent>
        <w:p w:rsidR="00000000" w:rsidDel="00000000" w:rsidP="00000000" w:rsidRDefault="00000000" w:rsidRPr="00000000" w14:paraId="00000257">
          <w:pPr>
            <w:numPr>
              <w:ilvl w:val="1"/>
              <w:numId w:val="6"/>
            </w:numPr>
            <w:ind w:left="502" w:hanging="360"/>
            <w:rPr>
              <w:ins w:author="Rossi Rossi" w:id="28" w:date="2026-09-22T06:56:59Z"/>
            </w:rPr>
          </w:pPr>
          <w:sdt>
            <w:sdtPr>
              <w:id w:val="-137813333"/>
              <w:tag w:val="goog_rdk_1833"/>
            </w:sdtPr>
            <w:sdtContent>
              <w:ins w:author="Rossi Rossi" w:id="28" w:date="2026-09-22T06:56:59Z"/>
              <w:sdt>
                <w:sdtPr>
                  <w:id w:val="1664464298"/>
                  <w:tag w:val="goog_rdk_18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186054082"/>
        <w:tag w:val="goog_rdk_1838"/>
      </w:sdtPr>
      <w:sdtContent>
        <w:p w:rsidR="00000000" w:rsidDel="00000000" w:rsidP="00000000" w:rsidRDefault="00000000" w:rsidRPr="00000000" w14:paraId="00000258">
          <w:pPr>
            <w:numPr>
              <w:ilvl w:val="1"/>
              <w:numId w:val="6"/>
            </w:numPr>
            <w:ind w:left="502" w:hanging="360"/>
            <w:rPr>
              <w:ins w:author="Rossi Rossi" w:id="28" w:date="2026-09-22T06:56:59Z"/>
            </w:rPr>
          </w:pPr>
          <w:sdt>
            <w:sdtPr>
              <w:id w:val="-2024541117"/>
              <w:tag w:val="goog_rdk_1836"/>
            </w:sdtPr>
            <w:sdtContent>
              <w:ins w:author="Rossi Rossi" w:id="28" w:date="2026-09-22T06:56:59Z"/>
              <w:sdt>
                <w:sdtPr>
                  <w:id w:val="-1165974541"/>
                  <w:tag w:val="goog_rdk_183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11338473"/>
        <w:tag w:val="goog_rdk_1841"/>
      </w:sdtPr>
      <w:sdtContent>
        <w:p w:rsidR="00000000" w:rsidDel="00000000" w:rsidP="00000000" w:rsidRDefault="00000000" w:rsidRPr="00000000" w14:paraId="00000259">
          <w:pPr>
            <w:numPr>
              <w:ilvl w:val="1"/>
              <w:numId w:val="6"/>
            </w:numPr>
            <w:ind w:left="502" w:hanging="360"/>
            <w:rPr>
              <w:ins w:author="Rossi Rossi" w:id="28" w:date="2026-09-22T06:56:59Z"/>
            </w:rPr>
          </w:pPr>
          <w:sdt>
            <w:sdtPr>
              <w:id w:val="1279758503"/>
              <w:tag w:val="goog_rdk_1839"/>
            </w:sdtPr>
            <w:sdtContent>
              <w:ins w:author="Rossi Rossi" w:id="28" w:date="2026-09-22T06:56:59Z"/>
              <w:sdt>
                <w:sdtPr>
                  <w:id w:val="-356068464"/>
                  <w:tag w:val="goog_rdk_184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main();</w:t>
                    </w:r>
                  </w:ins>
                </w:sdtContent>
              </w:sdt>
              <w:ins w:author="Rossi Rossi" w:id="28" w:date="2026-09-22T06:56:59Z"/>
            </w:sdtContent>
          </w:sdt>
        </w:p>
      </w:sdtContent>
    </w:sdt>
    <w:sdt>
      <w:sdtPr>
        <w:id w:val="-2055966079"/>
        <w:tag w:val="goog_rdk_1844"/>
      </w:sdtPr>
      <w:sdtContent>
        <w:p w:rsidR="00000000" w:rsidDel="00000000" w:rsidP="00000000" w:rsidRDefault="00000000" w:rsidRPr="00000000" w14:paraId="0000025A">
          <w:pPr>
            <w:numPr>
              <w:ilvl w:val="1"/>
              <w:numId w:val="6"/>
            </w:numPr>
            <w:ind w:left="502" w:hanging="360"/>
            <w:rPr>
              <w:ins w:author="Rossi Rossi" w:id="28" w:date="2026-09-22T06:56:59Z"/>
            </w:rPr>
          </w:pPr>
          <w:sdt>
            <w:sdtPr>
              <w:id w:val="22860512"/>
              <w:tag w:val="goog_rdk_1842"/>
            </w:sdtPr>
            <w:sdtContent>
              <w:ins w:author="Rossi Rossi" w:id="28" w:date="2026-09-22T06:56:59Z"/>
              <w:sdt>
                <w:sdtPr>
                  <w:id w:val="1009064020"/>
                  <w:tag w:val="goog_rdk_184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3378858"/>
        <w:tag w:val="goog_rdk_1847"/>
      </w:sdtPr>
      <w:sdtContent>
        <w:p w:rsidR="00000000" w:rsidDel="00000000" w:rsidP="00000000" w:rsidRDefault="00000000" w:rsidRPr="00000000" w14:paraId="0000025B">
          <w:pPr>
            <w:numPr>
              <w:ilvl w:val="1"/>
              <w:numId w:val="6"/>
            </w:numPr>
            <w:ind w:left="502" w:hanging="360"/>
            <w:rPr>
              <w:ins w:author="Rossi Rossi" w:id="28" w:date="2026-09-22T06:56:59Z"/>
            </w:rPr>
          </w:pPr>
          <w:sdt>
            <w:sdtPr>
              <w:id w:val="2120967276"/>
              <w:tag w:val="goog_rdk_1845"/>
            </w:sdtPr>
            <w:sdtContent>
              <w:ins w:author="Rossi Rossi" w:id="28" w:date="2026-09-22T06:56:59Z"/>
              <w:sdt>
                <w:sdtPr>
                  <w:id w:val="401308429"/>
                  <w:tag w:val="goog_rdk_184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w:t>
                    </w:r>
                  </w:ins>
                </w:sdtContent>
              </w:sdt>
              <w:ins w:author="Rossi Rossi" w:id="28" w:date="2026-09-22T06:56:59Z"/>
            </w:sdtContent>
          </w:sdt>
        </w:p>
      </w:sdtContent>
    </w:sdt>
    <w:sdt>
      <w:sdtPr>
        <w:id w:val="-893146595"/>
        <w:tag w:val="goog_rdk_1850"/>
      </w:sdtPr>
      <w:sdtContent>
        <w:p w:rsidR="00000000" w:rsidDel="00000000" w:rsidP="00000000" w:rsidRDefault="00000000" w:rsidRPr="00000000" w14:paraId="0000025C">
          <w:pPr>
            <w:numPr>
              <w:ilvl w:val="1"/>
              <w:numId w:val="6"/>
            </w:numPr>
            <w:ind w:left="502" w:hanging="360"/>
            <w:rPr>
              <w:ins w:author="Rossi Rossi" w:id="28" w:date="2026-09-22T06:56:59Z"/>
            </w:rPr>
          </w:pPr>
          <w:sdt>
            <w:sdtPr>
              <w:id w:val="1631688671"/>
              <w:tag w:val="goog_rdk_1848"/>
            </w:sdtPr>
            <w:sdtContent>
              <w:ins w:author="Rossi Rossi" w:id="28" w:date="2026-09-22T06:56:59Z"/>
              <w:sdt>
                <w:sdtPr>
                  <w:id w:val="-1481713368"/>
                  <w:tag w:val="goog_rdk_184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43825455"/>
        <w:tag w:val="goog_rdk_1853"/>
      </w:sdtPr>
      <w:sdtContent>
        <w:p w:rsidR="00000000" w:rsidDel="00000000" w:rsidP="00000000" w:rsidRDefault="00000000" w:rsidRPr="00000000" w14:paraId="0000025D">
          <w:pPr>
            <w:numPr>
              <w:ilvl w:val="1"/>
              <w:numId w:val="6"/>
            </w:numPr>
            <w:ind w:left="502" w:hanging="360"/>
            <w:rPr>
              <w:ins w:author="Rossi Rossi" w:id="28" w:date="2026-09-22T06:56:59Z"/>
            </w:rPr>
          </w:pPr>
          <w:sdt>
            <w:sdtPr>
              <w:id w:val="-156429529"/>
              <w:tag w:val="goog_rdk_1851"/>
            </w:sdtPr>
            <w:sdtContent>
              <w:ins w:author="Rossi Rossi" w:id="28" w:date="2026-09-22T06:56:59Z"/>
              <w:sdt>
                <w:sdtPr>
                  <w:id w:val="-1333800615"/>
                  <w:tag w:val="goog_rdk_185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com.google.genai.Client;</w:t>
                    </w:r>
                  </w:ins>
                </w:sdtContent>
              </w:sdt>
              <w:ins w:author="Rossi Rossi" w:id="28" w:date="2026-09-22T06:56:59Z"/>
            </w:sdtContent>
          </w:sdt>
        </w:p>
      </w:sdtContent>
    </w:sdt>
    <w:sdt>
      <w:sdtPr>
        <w:id w:val="-1483702497"/>
        <w:tag w:val="goog_rdk_1856"/>
      </w:sdtPr>
      <w:sdtContent>
        <w:p w:rsidR="00000000" w:rsidDel="00000000" w:rsidP="00000000" w:rsidRDefault="00000000" w:rsidRPr="00000000" w14:paraId="0000025E">
          <w:pPr>
            <w:numPr>
              <w:ilvl w:val="1"/>
              <w:numId w:val="6"/>
            </w:numPr>
            <w:ind w:left="502" w:hanging="360"/>
            <w:rPr>
              <w:ins w:author="Rossi Rossi" w:id="28" w:date="2026-09-22T06:56:59Z"/>
            </w:rPr>
          </w:pPr>
          <w:sdt>
            <w:sdtPr>
              <w:id w:val="-889304527"/>
              <w:tag w:val="goog_rdk_1854"/>
            </w:sdtPr>
            <w:sdtContent>
              <w:ins w:author="Rossi Rossi" w:id="28" w:date="2026-09-22T06:56:59Z"/>
              <w:sdt>
                <w:sdtPr>
                  <w:id w:val="-341768923"/>
                  <w:tag w:val="goog_rdk_185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28" w:date="2026-09-22T06:56:59Z"/>
            </w:sdtContent>
          </w:sdt>
        </w:p>
      </w:sdtContent>
    </w:sdt>
    <w:sdt>
      <w:sdtPr>
        <w:id w:val="2065241142"/>
        <w:tag w:val="goog_rdk_1859"/>
      </w:sdtPr>
      <w:sdtContent>
        <w:p w:rsidR="00000000" w:rsidDel="00000000" w:rsidP="00000000" w:rsidRDefault="00000000" w:rsidRPr="00000000" w14:paraId="0000025F">
          <w:pPr>
            <w:numPr>
              <w:ilvl w:val="1"/>
              <w:numId w:val="6"/>
            </w:numPr>
            <w:ind w:left="502" w:hanging="360"/>
            <w:rPr>
              <w:ins w:author="Rossi Rossi" w:id="28" w:date="2026-09-22T06:56:59Z"/>
            </w:rPr>
          </w:pPr>
          <w:sdt>
            <w:sdtPr>
              <w:id w:val="680577325"/>
              <w:tag w:val="goog_rdk_1857"/>
            </w:sdtPr>
            <w:sdtContent>
              <w:ins w:author="Rossi Rossi" w:id="28" w:date="2026-09-22T06:56:59Z"/>
              <w:sdt>
                <w:sdtPr>
                  <w:id w:val="794207278"/>
                  <w:tag w:val="goog_rdk_185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28" w:date="2026-09-22T06:56:59Z"/>
            </w:sdtContent>
          </w:sdt>
        </w:p>
      </w:sdtContent>
    </w:sdt>
    <w:sdt>
      <w:sdtPr>
        <w:id w:val="1290399398"/>
        <w:tag w:val="goog_rdk_1862"/>
      </w:sdtPr>
      <w:sdtContent>
        <w:p w:rsidR="00000000" w:rsidDel="00000000" w:rsidP="00000000" w:rsidRDefault="00000000" w:rsidRPr="00000000" w14:paraId="00000260">
          <w:pPr>
            <w:numPr>
              <w:ilvl w:val="1"/>
              <w:numId w:val="6"/>
            </w:numPr>
            <w:ind w:left="502" w:hanging="360"/>
            <w:rPr>
              <w:ins w:author="Rossi Rossi" w:id="28" w:date="2026-09-22T06:56:59Z"/>
            </w:rPr>
          </w:pPr>
          <w:sdt>
            <w:sdtPr>
              <w:id w:val="1377980336"/>
              <w:tag w:val="goog_rdk_1860"/>
            </w:sdtPr>
            <w:sdtContent>
              <w:ins w:author="Rossi Rossi" w:id="28" w:date="2026-09-22T06:56:59Z"/>
              <w:sdt>
                <w:sdtPr>
                  <w:id w:val="-1280750316"/>
                  <w:tag w:val="goog_rdk_186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28" w:date="2026-09-22T06:56:59Z"/>
            </w:sdtContent>
          </w:sdt>
        </w:p>
      </w:sdtContent>
    </w:sdt>
    <w:sdt>
      <w:sdtPr>
        <w:id w:val="-735662504"/>
        <w:tag w:val="goog_rdk_1865"/>
      </w:sdtPr>
      <w:sdtContent>
        <w:p w:rsidR="00000000" w:rsidDel="00000000" w:rsidP="00000000" w:rsidRDefault="00000000" w:rsidRPr="00000000" w14:paraId="00000261">
          <w:pPr>
            <w:numPr>
              <w:ilvl w:val="1"/>
              <w:numId w:val="6"/>
            </w:numPr>
            <w:ind w:left="502" w:hanging="360"/>
            <w:rPr>
              <w:ins w:author="Rossi Rossi" w:id="28" w:date="2026-09-22T06:56:59Z"/>
            </w:rPr>
          </w:pPr>
          <w:sdt>
            <w:sdtPr>
              <w:id w:val="1979890275"/>
              <w:tag w:val="goog_rdk_1863"/>
            </w:sdtPr>
            <w:sdtContent>
              <w:ins w:author="Rossi Rossi" w:id="28" w:date="2026-09-22T06:56:59Z"/>
              <w:sdt>
                <w:sdtPr>
                  <w:id w:val="-1607058752"/>
                  <w:tag w:val="goog_rdk_186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com.google.genai.gaos.models.interactions.Model;</w:t>
                    </w:r>
                  </w:ins>
                </w:sdtContent>
              </w:sdt>
              <w:ins w:author="Rossi Rossi" w:id="28" w:date="2026-09-22T06:56:59Z"/>
            </w:sdtContent>
          </w:sdt>
        </w:p>
      </w:sdtContent>
    </w:sdt>
    <w:sdt>
      <w:sdtPr>
        <w:id w:val="50146235"/>
        <w:tag w:val="goog_rdk_1868"/>
      </w:sdtPr>
      <w:sdtContent>
        <w:p w:rsidR="00000000" w:rsidDel="00000000" w:rsidP="00000000" w:rsidRDefault="00000000" w:rsidRPr="00000000" w14:paraId="00000262">
          <w:pPr>
            <w:numPr>
              <w:ilvl w:val="1"/>
              <w:numId w:val="6"/>
            </w:numPr>
            <w:ind w:left="502" w:hanging="360"/>
            <w:rPr>
              <w:ins w:author="Rossi Rossi" w:id="28" w:date="2026-09-22T06:56:59Z"/>
            </w:rPr>
          </w:pPr>
          <w:sdt>
            <w:sdtPr>
              <w:id w:val="778485243"/>
              <w:tag w:val="goog_rdk_1866"/>
            </w:sdtPr>
            <w:sdtContent>
              <w:ins w:author="Rossi Rossi" w:id="28" w:date="2026-09-22T06:56:59Z"/>
              <w:sdt>
                <w:sdtPr>
                  <w:id w:val="-647576863"/>
                  <w:tag w:val="goog_rdk_18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com.google.genai.gaos.models.operations.CreateInteractionRequestBody;</w:t>
                    </w:r>
                  </w:ins>
                </w:sdtContent>
              </w:sdt>
              <w:ins w:author="Rossi Rossi" w:id="28" w:date="2026-09-22T06:56:59Z"/>
            </w:sdtContent>
          </w:sdt>
        </w:p>
      </w:sdtContent>
    </w:sdt>
    <w:sdt>
      <w:sdtPr>
        <w:id w:val="286043300"/>
        <w:tag w:val="goog_rdk_1871"/>
      </w:sdtPr>
      <w:sdtContent>
        <w:p w:rsidR="00000000" w:rsidDel="00000000" w:rsidP="00000000" w:rsidRDefault="00000000" w:rsidRPr="00000000" w14:paraId="00000263">
          <w:pPr>
            <w:numPr>
              <w:ilvl w:val="1"/>
              <w:numId w:val="6"/>
            </w:numPr>
            <w:ind w:left="502" w:hanging="360"/>
            <w:rPr>
              <w:ins w:author="Rossi Rossi" w:id="28" w:date="2026-09-22T06:56:59Z"/>
            </w:rPr>
          </w:pPr>
          <w:sdt>
            <w:sdtPr>
              <w:id w:val="-496537184"/>
              <w:tag w:val="goog_rdk_1869"/>
            </w:sdtPr>
            <w:sdtContent>
              <w:ins w:author="Rossi Rossi" w:id="28" w:date="2026-09-22T06:56:59Z"/>
              <w:sdt>
                <w:sdtPr>
                  <w:id w:val="-1263983178"/>
                  <w:tag w:val="goog_rdk_187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09502926"/>
        <w:tag w:val="goog_rdk_1874"/>
      </w:sdtPr>
      <w:sdtContent>
        <w:p w:rsidR="00000000" w:rsidDel="00000000" w:rsidP="00000000" w:rsidRDefault="00000000" w:rsidRPr="00000000" w14:paraId="00000264">
          <w:pPr>
            <w:numPr>
              <w:ilvl w:val="1"/>
              <w:numId w:val="6"/>
            </w:numPr>
            <w:ind w:left="502" w:hanging="360"/>
            <w:rPr>
              <w:ins w:author="Rossi Rossi" w:id="28" w:date="2026-09-22T06:56:59Z"/>
            </w:rPr>
          </w:pPr>
          <w:sdt>
            <w:sdtPr>
              <w:id w:val="-2106021524"/>
              <w:tag w:val="goog_rdk_1872"/>
            </w:sdtPr>
            <w:sdtContent>
              <w:ins w:author="Rossi Rossi" w:id="28" w:date="2026-09-22T06:56:59Z"/>
              <w:sdt>
                <w:sdtPr>
                  <w:id w:val="-729503295"/>
                  <w:tag w:val="goog_rdk_187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28" w:date="2026-09-22T06:56:59Z"/>
            </w:sdtContent>
          </w:sdt>
        </w:p>
      </w:sdtContent>
    </w:sdt>
    <w:sdt>
      <w:sdtPr>
        <w:id w:val="1181906708"/>
        <w:tag w:val="goog_rdk_1877"/>
      </w:sdtPr>
      <w:sdtContent>
        <w:p w:rsidR="00000000" w:rsidDel="00000000" w:rsidP="00000000" w:rsidRDefault="00000000" w:rsidRPr="00000000" w14:paraId="00000265">
          <w:pPr>
            <w:numPr>
              <w:ilvl w:val="1"/>
              <w:numId w:val="6"/>
            </w:numPr>
            <w:ind w:left="502" w:hanging="360"/>
            <w:rPr>
              <w:ins w:author="Rossi Rossi" w:id="28" w:date="2026-09-22T06:56:59Z"/>
            </w:rPr>
          </w:pPr>
          <w:sdt>
            <w:sdtPr>
              <w:id w:val="-362798807"/>
              <w:tag w:val="goog_rdk_1875"/>
            </w:sdtPr>
            <w:sdtContent>
              <w:ins w:author="Rossi Rossi" w:id="28" w:date="2026-09-22T06:56:59Z"/>
              <w:sdt>
                <w:sdtPr>
                  <w:id w:val="-291303815"/>
                  <w:tag w:val="goog_rdk_187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30722126"/>
        <w:tag w:val="goog_rdk_1880"/>
      </w:sdtPr>
      <w:sdtContent>
        <w:p w:rsidR="00000000" w:rsidDel="00000000" w:rsidP="00000000" w:rsidRDefault="00000000" w:rsidRPr="00000000" w14:paraId="00000266">
          <w:pPr>
            <w:numPr>
              <w:ilvl w:val="1"/>
              <w:numId w:val="6"/>
            </w:numPr>
            <w:ind w:left="502" w:hanging="360"/>
            <w:rPr>
              <w:ins w:author="Rossi Rossi" w:id="28" w:date="2026-09-22T06:56:59Z"/>
            </w:rPr>
          </w:pPr>
          <w:sdt>
            <w:sdtPr>
              <w:id w:val="-1443400193"/>
              <w:tag w:val="goog_rdk_1878"/>
            </w:sdtPr>
            <w:sdtContent>
              <w:ins w:author="Rossi Rossi" w:id="28" w:date="2026-09-22T06:56:59Z"/>
              <w:sdt>
                <w:sdtPr>
                  <w:id w:val="-1490467277"/>
                  <w:tag w:val="goog_rdk_187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28" w:date="2026-09-22T06:56:59Z"/>
            </w:sdtContent>
          </w:sdt>
        </w:p>
      </w:sdtContent>
    </w:sdt>
    <w:sdt>
      <w:sdtPr>
        <w:id w:val="1099871149"/>
        <w:tag w:val="goog_rdk_1883"/>
      </w:sdtPr>
      <w:sdtContent>
        <w:p w:rsidR="00000000" w:rsidDel="00000000" w:rsidP="00000000" w:rsidRDefault="00000000" w:rsidRPr="00000000" w14:paraId="00000267">
          <w:pPr>
            <w:numPr>
              <w:ilvl w:val="1"/>
              <w:numId w:val="6"/>
            </w:numPr>
            <w:ind w:left="502" w:hanging="360"/>
            <w:rPr>
              <w:ins w:author="Rossi Rossi" w:id="28" w:date="2026-09-22T06:56:59Z"/>
            </w:rPr>
          </w:pPr>
          <w:sdt>
            <w:sdtPr>
              <w:id w:val="356708909"/>
              <w:tag w:val="goog_rdk_1881"/>
            </w:sdtPr>
            <w:sdtContent>
              <w:ins w:author="Rossi Rossi" w:id="28" w:date="2026-09-22T06:56:59Z"/>
              <w:sdt>
                <w:sdtPr>
                  <w:id w:val="-33978316"/>
                  <w:tag w:val="goog_rdk_188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28" w:date="2026-09-22T06:56:59Z"/>
            </w:sdtContent>
          </w:sdt>
        </w:p>
      </w:sdtContent>
    </w:sdt>
    <w:sdt>
      <w:sdtPr>
        <w:id w:val="1249565801"/>
        <w:tag w:val="goog_rdk_1886"/>
      </w:sdtPr>
      <w:sdtContent>
        <w:p w:rsidR="00000000" w:rsidDel="00000000" w:rsidP="00000000" w:rsidRDefault="00000000" w:rsidRPr="00000000" w14:paraId="00000268">
          <w:pPr>
            <w:numPr>
              <w:ilvl w:val="1"/>
              <w:numId w:val="6"/>
            </w:numPr>
            <w:ind w:left="502" w:hanging="360"/>
            <w:rPr>
              <w:ins w:author="Rossi Rossi" w:id="28" w:date="2026-09-22T06:56:59Z"/>
            </w:rPr>
          </w:pPr>
          <w:sdt>
            <w:sdtPr>
              <w:id w:val="1135027876"/>
              <w:tag w:val="goog_rdk_1884"/>
            </w:sdtPr>
            <w:sdtContent>
              <w:ins w:author="Rossi Rossi" w:id="28" w:date="2026-09-22T06:56:59Z"/>
              <w:sdt>
                <w:sdtPr>
                  <w:id w:val="62434674"/>
                  <w:tag w:val="goog_rdk_188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.model(Model.of("gemini-3.8-flash"))</w:t>
                    </w:r>
                  </w:ins>
                </w:sdtContent>
              </w:sdt>
              <w:ins w:author="Rossi Rossi" w:id="28" w:date="2026-09-22T06:56:59Z"/>
            </w:sdtContent>
          </w:sdt>
        </w:p>
      </w:sdtContent>
    </w:sdt>
    <w:sdt>
      <w:sdtPr>
        <w:id w:val="-1955523227"/>
        <w:tag w:val="goog_rdk_1889"/>
      </w:sdtPr>
      <w:sdtContent>
        <w:p w:rsidR="00000000" w:rsidDel="00000000" w:rsidP="00000000" w:rsidRDefault="00000000" w:rsidRPr="00000000" w14:paraId="00000269">
          <w:pPr>
            <w:numPr>
              <w:ilvl w:val="1"/>
              <w:numId w:val="6"/>
            </w:numPr>
            <w:ind w:left="502" w:hanging="360"/>
            <w:rPr>
              <w:ins w:author="Rossi Rossi" w:id="28" w:date="2026-09-22T06:56:59Z"/>
            </w:rPr>
          </w:pPr>
          <w:sdt>
            <w:sdtPr>
              <w:id w:val="356996560"/>
              <w:tag w:val="goog_rdk_1887"/>
            </w:sdtPr>
            <w:sdtContent>
              <w:ins w:author="Rossi Rossi" w:id="28" w:date="2026-09-22T06:56:59Z"/>
              <w:sdt>
                <w:sdtPr>
                  <w:id w:val="-1380917498"/>
                  <w:tag w:val="goog_rdk_188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28" w:date="2026-09-22T06:56:59Z"/>
            </w:sdtContent>
          </w:sdt>
        </w:p>
      </w:sdtContent>
    </w:sdt>
    <w:sdt>
      <w:sdtPr>
        <w:id w:val="161145556"/>
        <w:tag w:val="goog_rdk_1892"/>
      </w:sdtPr>
      <w:sdtContent>
        <w:p w:rsidR="00000000" w:rsidDel="00000000" w:rsidP="00000000" w:rsidRDefault="00000000" w:rsidRPr="00000000" w14:paraId="0000026A">
          <w:pPr>
            <w:numPr>
              <w:ilvl w:val="1"/>
              <w:numId w:val="6"/>
            </w:numPr>
            <w:ind w:left="502" w:hanging="360"/>
            <w:rPr>
              <w:ins w:author="Rossi Rossi" w:id="28" w:date="2026-09-22T06:56:59Z"/>
            </w:rPr>
          </w:pPr>
          <w:sdt>
            <w:sdtPr>
              <w:id w:val="1826008511"/>
              <w:tag w:val="goog_rdk_1890"/>
            </w:sdtPr>
            <w:sdtContent>
              <w:ins w:author="Rossi Rossi" w:id="28" w:date="2026-09-22T06:56:59Z"/>
              <w:sdt>
                <w:sdtPr>
                  <w:id w:val="-1460955557"/>
                  <w:tag w:val="goog_rdk_18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.build();</w:t>
                    </w:r>
                  </w:ins>
                </w:sdtContent>
              </w:sdt>
              <w:ins w:author="Rossi Rossi" w:id="28" w:date="2026-09-22T06:56:59Z"/>
            </w:sdtContent>
          </w:sdt>
        </w:p>
      </w:sdtContent>
    </w:sdt>
    <w:sdt>
      <w:sdtPr>
        <w:id w:val="308292704"/>
        <w:tag w:val="goog_rdk_1895"/>
      </w:sdtPr>
      <w:sdtContent>
        <w:p w:rsidR="00000000" w:rsidDel="00000000" w:rsidP="00000000" w:rsidRDefault="00000000" w:rsidRPr="00000000" w14:paraId="0000026B">
          <w:pPr>
            <w:numPr>
              <w:ilvl w:val="1"/>
              <w:numId w:val="6"/>
            </w:numPr>
            <w:ind w:left="502" w:hanging="360"/>
            <w:rPr>
              <w:ins w:author="Rossi Rossi" w:id="28" w:date="2026-09-22T06:56:59Z"/>
            </w:rPr>
          </w:pPr>
          <w:sdt>
            <w:sdtPr>
              <w:id w:val="-1956228135"/>
              <w:tag w:val="goog_rdk_1893"/>
            </w:sdtPr>
            <w:sdtContent>
              <w:ins w:author="Rossi Rossi" w:id="28" w:date="2026-09-22T06:56:59Z"/>
              <w:sdt>
                <w:sdtPr>
                  <w:id w:val="-31659815"/>
                  <w:tag w:val="goog_rdk_189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7242354"/>
        <w:tag w:val="goog_rdk_1898"/>
      </w:sdtPr>
      <w:sdtContent>
        <w:p w:rsidR="00000000" w:rsidDel="00000000" w:rsidP="00000000" w:rsidRDefault="00000000" w:rsidRPr="00000000" w14:paraId="0000026C">
          <w:pPr>
            <w:numPr>
              <w:ilvl w:val="1"/>
              <w:numId w:val="6"/>
            </w:numPr>
            <w:ind w:left="502" w:hanging="360"/>
            <w:rPr>
              <w:ins w:author="Rossi Rossi" w:id="28" w:date="2026-09-22T06:56:59Z"/>
            </w:rPr>
          </w:pPr>
          <w:sdt>
            <w:sdtPr>
              <w:id w:val="-486916785"/>
              <w:tag w:val="goog_rdk_1896"/>
            </w:sdtPr>
            <w:sdtContent>
              <w:ins w:author="Rossi Rossi" w:id="28" w:date="2026-09-22T06:56:59Z"/>
              <w:sdt>
                <w:sdtPr>
                  <w:id w:val="825895198"/>
                  <w:tag w:val="goog_rdk_18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interaction =</w:t>
                    </w:r>
                  </w:ins>
                </w:sdtContent>
              </w:sdt>
              <w:ins w:author="Rossi Rossi" w:id="28" w:date="2026-09-22T06:56:59Z"/>
            </w:sdtContent>
          </w:sdt>
        </w:p>
      </w:sdtContent>
    </w:sdt>
    <w:sdt>
      <w:sdtPr>
        <w:id w:val="642463331"/>
        <w:tag w:val="goog_rdk_1901"/>
      </w:sdtPr>
      <w:sdtContent>
        <w:p w:rsidR="00000000" w:rsidDel="00000000" w:rsidP="00000000" w:rsidRDefault="00000000" w:rsidRPr="00000000" w14:paraId="0000026D">
          <w:pPr>
            <w:numPr>
              <w:ilvl w:val="1"/>
              <w:numId w:val="6"/>
            </w:numPr>
            <w:ind w:left="502" w:hanging="360"/>
            <w:rPr>
              <w:ins w:author="Rossi Rossi" w:id="28" w:date="2026-09-22T06:56:59Z"/>
            </w:rPr>
          </w:pPr>
          <w:sdt>
            <w:sdtPr>
              <w:id w:val="-1007756419"/>
              <w:tag w:val="goog_rdk_1899"/>
            </w:sdtPr>
            <w:sdtContent>
              <w:ins w:author="Rossi Rossi" w:id="28" w:date="2026-09-22T06:56:59Z"/>
              <w:sdt>
                <w:sdtPr>
                  <w:id w:val="1221973026"/>
                  <w:tag w:val="goog_rdk_190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28" w:date="2026-09-22T06:56:59Z"/>
            </w:sdtContent>
          </w:sdt>
        </w:p>
      </w:sdtContent>
    </w:sdt>
    <w:sdt>
      <w:sdtPr>
        <w:id w:val="1892187715"/>
        <w:tag w:val="goog_rdk_1904"/>
      </w:sdtPr>
      <w:sdtContent>
        <w:p w:rsidR="00000000" w:rsidDel="00000000" w:rsidP="00000000" w:rsidRDefault="00000000" w:rsidRPr="00000000" w14:paraId="0000026E">
          <w:pPr>
            <w:numPr>
              <w:ilvl w:val="1"/>
              <w:numId w:val="6"/>
            </w:numPr>
            <w:ind w:left="502" w:hanging="360"/>
            <w:rPr>
              <w:ins w:author="Rossi Rossi" w:id="28" w:date="2026-09-22T06:56:59Z"/>
            </w:rPr>
          </w:pPr>
          <w:sdt>
            <w:sdtPr>
              <w:id w:val="7968156"/>
              <w:tag w:val="goog_rdk_1902"/>
            </w:sdtPr>
            <w:sdtContent>
              <w:ins w:author="Rossi Rossi" w:id="28" w:date="2026-09-22T06:56:59Z"/>
              <w:sdt>
                <w:sdtPr>
                  <w:id w:val="-761606326"/>
                  <w:tag w:val="goog_rdk_190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53052879"/>
        <w:tag w:val="goog_rdk_1907"/>
      </w:sdtPr>
      <w:sdtContent>
        <w:p w:rsidR="00000000" w:rsidDel="00000000" w:rsidP="00000000" w:rsidRDefault="00000000" w:rsidRPr="00000000" w14:paraId="0000026F">
          <w:pPr>
            <w:numPr>
              <w:ilvl w:val="1"/>
              <w:numId w:val="6"/>
            </w:numPr>
            <w:ind w:left="502" w:hanging="360"/>
            <w:rPr>
              <w:ins w:author="Rossi Rossi" w:id="28" w:date="2026-09-22T06:56:59Z"/>
            </w:rPr>
          </w:pPr>
          <w:sdt>
            <w:sdtPr>
              <w:id w:val="13505343"/>
              <w:tag w:val="goog_rdk_1905"/>
            </w:sdtPr>
            <w:sdtContent>
              <w:ins w:author="Rossi Rossi" w:id="28" w:date="2026-09-22T06:56:59Z"/>
              <w:sdt>
                <w:sdtPr>
                  <w:id w:val="-1954482005"/>
                  <w:tag w:val="goog_rdk_190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28" w:date="2026-09-22T06:56:59Z"/>
            </w:sdtContent>
          </w:sdt>
        </w:p>
      </w:sdtContent>
    </w:sdt>
    <w:sdt>
      <w:sdtPr>
        <w:id w:val="-238814005"/>
        <w:tag w:val="goog_rdk_1910"/>
      </w:sdtPr>
      <w:sdtContent>
        <w:p w:rsidR="00000000" w:rsidDel="00000000" w:rsidP="00000000" w:rsidRDefault="00000000" w:rsidRPr="00000000" w14:paraId="00000270">
          <w:pPr>
            <w:numPr>
              <w:ilvl w:val="1"/>
              <w:numId w:val="6"/>
            </w:numPr>
            <w:ind w:left="502" w:hanging="360"/>
            <w:rPr>
              <w:ins w:author="Rossi Rossi" w:id="28" w:date="2026-09-22T06:56:59Z"/>
            </w:rPr>
          </w:pPr>
          <w:sdt>
            <w:sdtPr>
              <w:id w:val="-911059237"/>
              <w:tag w:val="goog_rdk_1908"/>
            </w:sdtPr>
            <w:sdtContent>
              <w:ins w:author="Rossi Rossi" w:id="28" w:date="2026-09-22T06:56:59Z"/>
              <w:sdt>
                <w:sdtPr>
                  <w:id w:val="-879426627"/>
                  <w:tag w:val="goog_rdk_190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9020899"/>
        <w:tag w:val="goog_rdk_1913"/>
      </w:sdtPr>
      <w:sdtContent>
        <w:p w:rsidR="00000000" w:rsidDel="00000000" w:rsidP="00000000" w:rsidRDefault="00000000" w:rsidRPr="00000000" w14:paraId="00000271">
          <w:pPr>
            <w:numPr>
              <w:ilvl w:val="1"/>
              <w:numId w:val="6"/>
            </w:numPr>
            <w:ind w:left="502" w:hanging="360"/>
            <w:rPr>
              <w:ins w:author="Rossi Rossi" w:id="28" w:date="2026-09-22T06:56:59Z"/>
            </w:rPr>
          </w:pPr>
          <w:sdt>
            <w:sdtPr>
              <w:id w:val="646686901"/>
              <w:tag w:val="goog_rdk_1911"/>
            </w:sdtPr>
            <w:sdtContent>
              <w:ins w:author="Rossi Rossi" w:id="28" w:date="2026-09-22T06:56:59Z"/>
              <w:sdt>
                <w:sdtPr>
                  <w:id w:val="913156132"/>
                  <w:tag w:val="goog_rdk_191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RESTTo use the Gemini API, you must authenticate your requests. You can</w:t>
                    </w:r>
                  </w:ins>
                </w:sdtContent>
              </w:sdt>
              <w:ins w:author="Rossi Rossi" w:id="28" w:date="2026-09-22T06:56:59Z"/>
            </w:sdtContent>
          </w:sdt>
        </w:p>
      </w:sdtContent>
    </w:sdt>
    <w:sdt>
      <w:sdtPr>
        <w:id w:val="-2001478818"/>
        <w:tag w:val="goog_rdk_1916"/>
      </w:sdtPr>
      <w:sdtContent>
        <w:p w:rsidR="00000000" w:rsidDel="00000000" w:rsidP="00000000" w:rsidRDefault="00000000" w:rsidRPr="00000000" w14:paraId="00000272">
          <w:pPr>
            <w:numPr>
              <w:ilvl w:val="1"/>
              <w:numId w:val="6"/>
            </w:numPr>
            <w:ind w:left="502" w:hanging="360"/>
            <w:rPr>
              <w:ins w:author="Rossi Rossi" w:id="28" w:date="2026-09-22T06:56:59Z"/>
            </w:rPr>
          </w:pPr>
          <w:sdt>
            <w:sdtPr>
              <w:id w:val="2133741648"/>
              <w:tag w:val="goog_rdk_1914"/>
            </w:sdtPr>
            <w:sdtContent>
              <w:ins w:author="Rossi Rossi" w:id="28" w:date="2026-09-22T06:56:59Z"/>
              <w:sdt>
                <w:sdtPr>
                  <w:id w:val="2057838966"/>
                  <w:tag w:val="goog_rdk_191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authenticate using a standard or authorization API key.</w:t>
                    </w:r>
                  </w:ins>
                </w:sdtContent>
              </w:sdt>
              <w:ins w:author="Rossi Rossi" w:id="28" w:date="2026-09-22T06:56:59Z"/>
            </w:sdtContent>
          </w:sdt>
        </w:p>
      </w:sdtContent>
    </w:sdt>
    <w:sdt>
      <w:sdtPr>
        <w:id w:val="-407591863"/>
        <w:tag w:val="goog_rdk_1919"/>
      </w:sdtPr>
      <w:sdtContent>
        <w:p w:rsidR="00000000" w:rsidDel="00000000" w:rsidP="00000000" w:rsidRDefault="00000000" w:rsidRPr="00000000" w14:paraId="00000273">
          <w:pPr>
            <w:numPr>
              <w:ilvl w:val="1"/>
              <w:numId w:val="6"/>
            </w:numPr>
            <w:ind w:left="502" w:hanging="360"/>
            <w:rPr>
              <w:ins w:author="Rossi Rossi" w:id="28" w:date="2026-09-22T06:56:59Z"/>
            </w:rPr>
          </w:pPr>
          <w:sdt>
            <w:sdtPr>
              <w:id w:val="-520478540"/>
              <w:tag w:val="goog_rdk_1917"/>
            </w:sdtPr>
            <w:sdtContent>
              <w:ins w:author="Rossi Rossi" w:id="28" w:date="2026-09-22T06:56:59Z"/>
              <w:sdt>
                <w:sdtPr>
                  <w:id w:val="470154369"/>
                  <w:tag w:val="goog_rdk_191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25304344"/>
        <w:tag w:val="goog_rdk_1922"/>
      </w:sdtPr>
      <w:sdtContent>
        <w:p w:rsidR="00000000" w:rsidDel="00000000" w:rsidP="00000000" w:rsidRDefault="00000000" w:rsidRPr="00000000" w14:paraId="00000274">
          <w:pPr>
            <w:numPr>
              <w:ilvl w:val="1"/>
              <w:numId w:val="6"/>
            </w:numPr>
            <w:ind w:left="502" w:hanging="360"/>
            <w:rPr>
              <w:ins w:author="Rossi Rossi" w:id="28" w:date="2026-09-22T06:56:59Z"/>
            </w:rPr>
          </w:pPr>
          <w:sdt>
            <w:sdtPr>
              <w:id w:val="1779290356"/>
              <w:tag w:val="goog_rdk_1920"/>
            </w:sdtPr>
            <w:sdtContent>
              <w:ins w:author="Rossi Rossi" w:id="28" w:date="2026-09-22T06:56:59Z"/>
              <w:sdt>
                <w:sdtPr>
                  <w:id w:val="1560688153"/>
                  <w:tag w:val="goog_rdk_19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[Create or view a Gemini API Key](https://aistudio.google.com/apikey)</w:t>
                    </w:r>
                  </w:ins>
                </w:sdtContent>
              </w:sdt>
              <w:ins w:author="Rossi Rossi" w:id="28" w:date="2026-09-22T06:56:59Z"/>
            </w:sdtContent>
          </w:sdt>
        </w:p>
      </w:sdtContent>
    </w:sdt>
    <w:sdt>
      <w:sdtPr>
        <w:id w:val="1678039744"/>
        <w:tag w:val="goog_rdk_1925"/>
      </w:sdtPr>
      <w:sdtContent>
        <w:p w:rsidR="00000000" w:rsidDel="00000000" w:rsidP="00000000" w:rsidRDefault="00000000" w:rsidRPr="00000000" w14:paraId="00000275">
          <w:pPr>
            <w:numPr>
              <w:ilvl w:val="1"/>
              <w:numId w:val="6"/>
            </w:numPr>
            <w:ind w:left="502" w:hanging="360"/>
            <w:rPr>
              <w:ins w:author="Rossi Rossi" w:id="28" w:date="2026-09-22T06:56:59Z"/>
            </w:rPr>
          </w:pPr>
          <w:sdt>
            <w:sdtPr>
              <w:id w:val="-1801771013"/>
              <w:tag w:val="goog_rdk_1923"/>
            </w:sdtPr>
            <w:sdtContent>
              <w:ins w:author="Rossi Rossi" w:id="28" w:date="2026-09-22T06:56:59Z"/>
              <w:sdt>
                <w:sdtPr>
                  <w:id w:val="1578346958"/>
                  <w:tag w:val="goog_rdk_192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55125307"/>
        <w:tag w:val="goog_rdk_1928"/>
      </w:sdtPr>
      <w:sdtContent>
        <w:p w:rsidR="00000000" w:rsidDel="00000000" w:rsidP="00000000" w:rsidRDefault="00000000" w:rsidRPr="00000000" w14:paraId="00000276">
          <w:pPr>
            <w:numPr>
              <w:ilvl w:val="1"/>
              <w:numId w:val="6"/>
            </w:numPr>
            <w:ind w:left="502" w:hanging="360"/>
            <w:rPr>
              <w:ins w:author="Rossi Rossi" w:id="28" w:date="2026-09-22T06:56:59Z"/>
            </w:rPr>
          </w:pPr>
          <w:sdt>
            <w:sdtPr>
              <w:id w:val="-676989394"/>
              <w:tag w:val="goog_rdk_1926"/>
            </w:sdtPr>
            <w:sdtContent>
              <w:ins w:author="Rossi Rossi" w:id="28" w:date="2026-09-22T06:56:59Z"/>
              <w:sdt>
                <w:sdtPr>
                  <w:id w:val="1906495605"/>
                  <w:tag w:val="goog_rdk_19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API key types: standard versus authorization</w:t>
                    </w:r>
                  </w:ins>
                </w:sdtContent>
              </w:sdt>
              <w:ins w:author="Rossi Rossi" w:id="28" w:date="2026-09-22T06:56:59Z"/>
            </w:sdtContent>
          </w:sdt>
        </w:p>
      </w:sdtContent>
    </w:sdt>
    <w:sdt>
      <w:sdtPr>
        <w:id w:val="-1763258697"/>
        <w:tag w:val="goog_rdk_1931"/>
      </w:sdtPr>
      <w:sdtContent>
        <w:p w:rsidR="00000000" w:rsidDel="00000000" w:rsidP="00000000" w:rsidRDefault="00000000" w:rsidRPr="00000000" w14:paraId="00000277">
          <w:pPr>
            <w:numPr>
              <w:ilvl w:val="1"/>
              <w:numId w:val="6"/>
            </w:numPr>
            <w:ind w:left="502" w:hanging="360"/>
            <w:rPr>
              <w:ins w:author="Rossi Rossi" w:id="28" w:date="2026-09-22T06:56:59Z"/>
            </w:rPr>
          </w:pPr>
          <w:sdt>
            <w:sdtPr>
              <w:id w:val="-1313349324"/>
              <w:tag w:val="goog_rdk_1929"/>
            </w:sdtPr>
            <w:sdtContent>
              <w:ins w:author="Rossi Rossi" w:id="28" w:date="2026-09-22T06:56:59Z"/>
              <w:sdt>
                <w:sdtPr>
                  <w:id w:val="1977142612"/>
                  <w:tag w:val="goog_rdk_19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35552127"/>
        <w:tag w:val="goog_rdk_1934"/>
      </w:sdtPr>
      <w:sdtContent>
        <w:p w:rsidR="00000000" w:rsidDel="00000000" w:rsidP="00000000" w:rsidRDefault="00000000" w:rsidRPr="00000000" w14:paraId="00000278">
          <w:pPr>
            <w:numPr>
              <w:ilvl w:val="1"/>
              <w:numId w:val="6"/>
            </w:numPr>
            <w:ind w:left="502" w:hanging="360"/>
            <w:rPr>
              <w:ins w:author="Rossi Rossi" w:id="28" w:date="2026-09-22T06:56:59Z"/>
            </w:rPr>
          </w:pPr>
          <w:sdt>
            <w:sdtPr>
              <w:id w:val="2035481906"/>
              <w:tag w:val="goog_rdk_1932"/>
            </w:sdtPr>
            <w:sdtContent>
              <w:ins w:author="Rossi Rossi" w:id="28" w:date="2026-09-22T06:56:59Z"/>
              <w:sdt>
                <w:sdtPr>
                  <w:id w:val="-1114255609"/>
                  <w:tag w:val="goog_rdk_19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API keys provide access to the Gemini API, but their security characteristics</w:t>
                    </w:r>
                  </w:ins>
                </w:sdtContent>
              </w:sdt>
              <w:ins w:author="Rossi Rossi" w:id="28" w:date="2026-09-22T06:56:59Z"/>
            </w:sdtContent>
          </w:sdt>
        </w:p>
      </w:sdtContent>
    </w:sdt>
    <w:sdt>
      <w:sdtPr>
        <w:id w:val="569629902"/>
        <w:tag w:val="goog_rdk_1937"/>
      </w:sdtPr>
      <w:sdtContent>
        <w:p w:rsidR="00000000" w:rsidDel="00000000" w:rsidP="00000000" w:rsidRDefault="00000000" w:rsidRPr="00000000" w14:paraId="00000279">
          <w:pPr>
            <w:numPr>
              <w:ilvl w:val="1"/>
              <w:numId w:val="6"/>
            </w:numPr>
            <w:ind w:left="502" w:hanging="360"/>
            <w:rPr>
              <w:ins w:author="Rossi Rossi" w:id="28" w:date="2026-09-22T06:56:59Z"/>
            </w:rPr>
          </w:pPr>
          <w:sdt>
            <w:sdtPr>
              <w:id w:val="1043150835"/>
              <w:tag w:val="goog_rdk_1935"/>
            </w:sdtPr>
            <w:sdtContent>
              <w:ins w:author="Rossi Rossi" w:id="28" w:date="2026-09-22T06:56:59Z"/>
              <w:sdt>
                <w:sdtPr>
                  <w:id w:val="-1275282278"/>
                  <w:tag w:val="goog_rdk_193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differ. The Gemini API is transitioning from standard API keys to authorization</w:t>
                    </w:r>
                  </w:ins>
                </w:sdtContent>
              </w:sdt>
              <w:ins w:author="Rossi Rossi" w:id="28" w:date="2026-09-22T06:56:59Z"/>
            </w:sdtContent>
          </w:sdt>
        </w:p>
      </w:sdtContent>
    </w:sdt>
    <w:sdt>
      <w:sdtPr>
        <w:id w:val="2059639005"/>
        <w:tag w:val="goog_rdk_1940"/>
      </w:sdtPr>
      <w:sdtContent>
        <w:p w:rsidR="00000000" w:rsidDel="00000000" w:rsidP="00000000" w:rsidRDefault="00000000" w:rsidRPr="00000000" w14:paraId="0000027A">
          <w:pPr>
            <w:numPr>
              <w:ilvl w:val="1"/>
              <w:numId w:val="6"/>
            </w:numPr>
            <w:ind w:left="502" w:hanging="360"/>
            <w:rPr>
              <w:ins w:author="Rossi Rossi" w:id="28" w:date="2026-09-22T06:56:59Z"/>
            </w:rPr>
          </w:pPr>
          <w:sdt>
            <w:sdtPr>
              <w:id w:val="-1652649405"/>
              <w:tag w:val="goog_rdk_1938"/>
            </w:sdtPr>
            <w:sdtContent>
              <w:ins w:author="Rossi Rossi" w:id="28" w:date="2026-09-22T06:56:59Z"/>
              <w:sdt>
                <w:sdtPr>
                  <w:id w:val="-288214017"/>
                  <w:tag w:val="goog_rdk_193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keys to improve security:</w:t>
                    </w:r>
                  </w:ins>
                </w:sdtContent>
              </w:sdt>
              <w:ins w:author="Rossi Rossi" w:id="28" w:date="2026-09-22T06:56:59Z"/>
            </w:sdtContent>
          </w:sdt>
        </w:p>
      </w:sdtContent>
    </w:sdt>
    <w:sdt>
      <w:sdtPr>
        <w:id w:val="1236975624"/>
        <w:tag w:val="goog_rdk_1943"/>
      </w:sdtPr>
      <w:sdtContent>
        <w:p w:rsidR="00000000" w:rsidDel="00000000" w:rsidP="00000000" w:rsidRDefault="00000000" w:rsidRPr="00000000" w14:paraId="0000027B">
          <w:pPr>
            <w:numPr>
              <w:ilvl w:val="1"/>
              <w:numId w:val="6"/>
            </w:numPr>
            <w:ind w:left="502" w:hanging="360"/>
            <w:rPr>
              <w:ins w:author="Rossi Rossi" w:id="28" w:date="2026-09-22T06:56:59Z"/>
            </w:rPr>
          </w:pPr>
          <w:sdt>
            <w:sdtPr>
              <w:id w:val="-1427362444"/>
              <w:tag w:val="goog_rdk_1941"/>
            </w:sdtPr>
            <w:sdtContent>
              <w:ins w:author="Rossi Rossi" w:id="28" w:date="2026-09-22T06:56:59Z"/>
              <w:sdt>
                <w:sdtPr>
                  <w:id w:val="-716384271"/>
                  <w:tag w:val="goog_rdk_194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67211682"/>
        <w:tag w:val="goog_rdk_1946"/>
      </w:sdtPr>
      <w:sdtContent>
        <w:p w:rsidR="00000000" w:rsidDel="00000000" w:rsidP="00000000" w:rsidRDefault="00000000" w:rsidRPr="00000000" w14:paraId="0000027C">
          <w:pPr>
            <w:numPr>
              <w:ilvl w:val="1"/>
              <w:numId w:val="6"/>
            </w:numPr>
            <w:ind w:left="502" w:hanging="360"/>
            <w:rPr>
              <w:ins w:author="Rossi Rossi" w:id="28" w:date="2026-09-22T06:56:59Z"/>
            </w:rPr>
          </w:pPr>
          <w:sdt>
            <w:sdtPr>
              <w:id w:val="-153476783"/>
              <w:tag w:val="goog_rdk_1944"/>
            </w:sdtPr>
            <w:sdtContent>
              <w:ins w:author="Rossi Rossi" w:id="28" w:date="2026-09-22T06:56:59Z"/>
              <w:sdt>
                <w:sdtPr>
                  <w:id w:val="1513156728"/>
                  <w:tag w:val="goog_rdk_194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**Standard API keys**: Associate requests with a Google Cloud project for billing and quota purposes. Standard keys don't identify a caller, which limits the granularity of permissions and access control they can support.</w:t>
                    </w:r>
                  </w:ins>
                </w:sdtContent>
              </w:sdt>
              <w:ins w:author="Rossi Rossi" w:id="28" w:date="2026-09-22T06:56:59Z"/>
            </w:sdtContent>
          </w:sdt>
        </w:p>
      </w:sdtContent>
    </w:sdt>
    <w:sdt>
      <w:sdtPr>
        <w:id w:val="-556703821"/>
        <w:tag w:val="goog_rdk_1949"/>
      </w:sdtPr>
      <w:sdtContent>
        <w:p w:rsidR="00000000" w:rsidDel="00000000" w:rsidP="00000000" w:rsidRDefault="00000000" w:rsidRPr="00000000" w14:paraId="0000027D">
          <w:pPr>
            <w:numPr>
              <w:ilvl w:val="1"/>
              <w:numId w:val="6"/>
            </w:numPr>
            <w:ind w:left="502" w:hanging="360"/>
            <w:rPr>
              <w:ins w:author="Rossi Rossi" w:id="28" w:date="2026-09-22T06:56:59Z"/>
            </w:rPr>
          </w:pPr>
          <w:sdt>
            <w:sdtPr>
              <w:id w:val="1244539668"/>
              <w:tag w:val="goog_rdk_1947"/>
            </w:sdtPr>
            <w:sdtContent>
              <w:ins w:author="Rossi Rossi" w:id="28" w:date="2026-09-22T06:56:59Z"/>
              <w:sdt>
                <w:sdtPr>
                  <w:id w:val="-1991157966"/>
                  <w:tag w:val="goog_rdk_19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t>
                    </w:r>
                  </w:ins>
                </w:sdtContent>
              </w:sdt>
              <w:ins w:author="Rossi Rossi" w:id="28" w:date="2026-09-22T06:56:59Z"/>
            </w:sdtContent>
          </w:sdt>
        </w:p>
      </w:sdtContent>
    </w:sdt>
    <w:sdt>
      <w:sdtPr>
        <w:id w:val="-1707136555"/>
        <w:tag w:val="goog_rdk_1952"/>
      </w:sdtPr>
      <w:sdtContent>
        <w:p w:rsidR="00000000" w:rsidDel="00000000" w:rsidP="00000000" w:rsidRDefault="00000000" w:rsidRPr="00000000" w14:paraId="0000027E">
          <w:pPr>
            <w:numPr>
              <w:ilvl w:val="1"/>
              <w:numId w:val="6"/>
            </w:numPr>
            <w:ind w:left="502" w:hanging="360"/>
            <w:rPr>
              <w:ins w:author="Rossi Rossi" w:id="28" w:date="2026-09-22T06:56:59Z"/>
            </w:rPr>
          </w:pPr>
          <w:sdt>
            <w:sdtPr>
              <w:id w:val="-422763271"/>
              <w:tag w:val="goog_rdk_1950"/>
            </w:sdtPr>
            <w:sdtContent>
              <w:ins w:author="Rossi Rossi" w:id="28" w:date="2026-09-22T06:56:59Z"/>
              <w:sdt>
                <w:sdtPr>
                  <w:id w:val="-774916098"/>
                  <w:tag w:val="goog_rdk_195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22435762"/>
        <w:tag w:val="goog_rdk_1955"/>
      </w:sdtPr>
      <w:sdtContent>
        <w:p w:rsidR="00000000" w:rsidDel="00000000" w:rsidP="00000000" w:rsidRDefault="00000000" w:rsidRPr="00000000" w14:paraId="0000027F">
          <w:pPr>
            <w:numPr>
              <w:ilvl w:val="1"/>
              <w:numId w:val="6"/>
            </w:numPr>
            <w:ind w:left="502" w:hanging="360"/>
            <w:rPr>
              <w:ins w:author="Rossi Rossi" w:id="28" w:date="2026-09-22T06:56:59Z"/>
            </w:rPr>
          </w:pPr>
          <w:sdt>
            <w:sdtPr>
              <w:id w:val="-77770352"/>
              <w:tag w:val="goog_rdk_1953"/>
            </w:sdtPr>
            <w:sdtContent>
              <w:ins w:author="Rossi Rossi" w:id="28" w:date="2026-09-22T06:56:59Z"/>
              <w:sdt>
                <w:sdtPr>
                  <w:id w:val="129375504"/>
                  <w:tag w:val="goog_rdk_195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To ensure secure usage, Gemini API will move from standard keys to auth keys:</w:t>
                    </w:r>
                  </w:ins>
                </w:sdtContent>
              </w:sdt>
              <w:ins w:author="Rossi Rossi" w:id="28" w:date="2026-09-22T06:56:59Z"/>
            </w:sdtContent>
          </w:sdt>
        </w:p>
      </w:sdtContent>
    </w:sdt>
    <w:sdt>
      <w:sdtPr>
        <w:id w:val="-1876630729"/>
        <w:tag w:val="goog_rdk_1958"/>
      </w:sdtPr>
      <w:sdtContent>
        <w:p w:rsidR="00000000" w:rsidDel="00000000" w:rsidP="00000000" w:rsidRDefault="00000000" w:rsidRPr="00000000" w14:paraId="00000280">
          <w:pPr>
            <w:numPr>
              <w:ilvl w:val="1"/>
              <w:numId w:val="6"/>
            </w:numPr>
            <w:ind w:left="502" w:hanging="360"/>
            <w:rPr>
              <w:ins w:author="Rossi Rossi" w:id="28" w:date="2026-09-22T06:56:59Z"/>
            </w:rPr>
          </w:pPr>
          <w:sdt>
            <w:sdtPr>
              <w:id w:val="-2145945823"/>
              <w:tag w:val="goog_rdk_1956"/>
            </w:sdtPr>
            <w:sdtContent>
              <w:ins w:author="Rossi Rossi" w:id="28" w:date="2026-09-22T06:56:59Z"/>
              <w:sdt>
                <w:sdtPr>
                  <w:id w:val="281268055"/>
                  <w:tag w:val="goog_rdk_195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56629409"/>
        <w:tag w:val="goog_rdk_1961"/>
      </w:sdtPr>
      <w:sdtContent>
        <w:p w:rsidR="00000000" w:rsidDel="00000000" w:rsidP="00000000" w:rsidRDefault="00000000" w:rsidRPr="00000000" w14:paraId="00000281">
          <w:pPr>
            <w:numPr>
              <w:ilvl w:val="1"/>
              <w:numId w:val="6"/>
            </w:numPr>
            <w:ind w:left="502" w:hanging="360"/>
            <w:rPr>
              <w:ins w:author="Rossi Rossi" w:id="28" w:date="2026-09-22T06:56:59Z"/>
            </w:rPr>
          </w:pPr>
          <w:sdt>
            <w:sdtPr>
              <w:id w:val="-508507990"/>
              <w:tag w:val="goog_rdk_1959"/>
            </w:sdtPr>
            <w:sdtContent>
              <w:ins w:author="Rossi Rossi" w:id="28" w:date="2026-09-22T06:56:59Z"/>
              <w:sdt>
                <w:sdtPr>
                  <w:id w:val="294093923"/>
                  <w:tag w:val="goog_rdk_196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**Auth keys default**: Starting May 28, 2026, all new API keys created in Google AI Studio are automatically created as auth keys.</w:t>
                    </w:r>
                  </w:ins>
                </w:sdtContent>
              </w:sdt>
              <w:ins w:author="Rossi Rossi" w:id="28" w:date="2026-09-22T06:56:59Z"/>
            </w:sdtContent>
          </w:sdt>
        </w:p>
      </w:sdtContent>
    </w:sdt>
    <w:sdt>
      <w:sdtPr>
        <w:id w:val="479911507"/>
        <w:tag w:val="goog_rdk_1964"/>
      </w:sdtPr>
      <w:sdtContent>
        <w:p w:rsidR="00000000" w:rsidDel="00000000" w:rsidP="00000000" w:rsidRDefault="00000000" w:rsidRPr="00000000" w14:paraId="00000282">
          <w:pPr>
            <w:numPr>
              <w:ilvl w:val="1"/>
              <w:numId w:val="6"/>
            </w:numPr>
            <w:ind w:left="502" w:hanging="360"/>
            <w:rPr>
              <w:ins w:author="Rossi Rossi" w:id="28" w:date="2026-09-22T06:56:59Z"/>
            </w:rPr>
          </w:pPr>
          <w:sdt>
            <w:sdtPr>
              <w:id w:val="-1230528153"/>
              <w:tag w:val="goog_rdk_1962"/>
            </w:sdtPr>
            <w:sdtContent>
              <w:ins w:author="Rossi Rossi" w:id="28" w:date="2026-09-22T06:56:59Z"/>
              <w:sdt>
                <w:sdtPr>
                  <w:id w:val="-1189028715"/>
                  <w:tag w:val="goog_rdk_19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t>
                    </w:r>
                  </w:ins>
                </w:sdtContent>
              </w:sdt>
              <w:ins w:author="Rossi Rossi" w:id="28" w:date="2026-09-22T06:56:59Z"/>
            </w:sdtContent>
          </w:sdt>
        </w:p>
      </w:sdtContent>
    </w:sdt>
    <w:sdt>
      <w:sdtPr>
        <w:id w:val="-1327469826"/>
        <w:tag w:val="goog_rdk_1967"/>
      </w:sdtPr>
      <w:sdtContent>
        <w:p w:rsidR="00000000" w:rsidDel="00000000" w:rsidP="00000000" w:rsidRDefault="00000000" w:rsidRPr="00000000" w14:paraId="00000283">
          <w:pPr>
            <w:numPr>
              <w:ilvl w:val="1"/>
              <w:numId w:val="6"/>
            </w:numPr>
            <w:ind w:left="502" w:hanging="360"/>
            <w:rPr>
              <w:ins w:author="Rossi Rossi" w:id="28" w:date="2026-09-22T06:56:59Z"/>
            </w:rPr>
          </w:pPr>
          <w:sdt>
            <w:sdtPr>
              <w:id w:val="981274308"/>
              <w:tag w:val="goog_rdk_1965"/>
            </w:sdtPr>
            <w:sdtContent>
              <w:ins w:author="Rossi Rossi" w:id="28" w:date="2026-09-22T06:56:59Z"/>
              <w:sdt>
                <w:sdtPr>
                  <w:id w:val="-79482397"/>
                  <w:tag w:val="goog_rdk_19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**On September 2026** : the Gemini API will reject requests from **standard</w:t>
                    </w:r>
                  </w:ins>
                </w:sdtContent>
              </w:sdt>
              <w:ins w:author="Rossi Rossi" w:id="28" w:date="2026-09-22T06:56:59Z"/>
            </w:sdtContent>
          </w:sdt>
        </w:p>
      </w:sdtContent>
    </w:sdt>
    <w:sdt>
      <w:sdtPr>
        <w:id w:val="-726980629"/>
        <w:tag w:val="goog_rdk_1970"/>
      </w:sdtPr>
      <w:sdtContent>
        <w:p w:rsidR="00000000" w:rsidDel="00000000" w:rsidP="00000000" w:rsidRDefault="00000000" w:rsidRPr="00000000" w14:paraId="00000284">
          <w:pPr>
            <w:numPr>
              <w:ilvl w:val="1"/>
              <w:numId w:val="6"/>
            </w:numPr>
            <w:ind w:left="502" w:hanging="360"/>
            <w:rPr>
              <w:ins w:author="Rossi Rossi" w:id="28" w:date="2026-09-22T06:56:59Z"/>
            </w:rPr>
          </w:pPr>
          <w:sdt>
            <w:sdtPr>
              <w:id w:val="1906650127"/>
              <w:tag w:val="goog_rdk_1968"/>
            </w:sdtPr>
            <w:sdtContent>
              <w:ins w:author="Rossi Rossi" w:id="28" w:date="2026-09-22T06:56:59Z"/>
              <w:sdt>
                <w:sdtPr>
                  <w:id w:val="559134391"/>
                  <w:tag w:val="goog_rdk_196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keys** . You must [migrate to auth keys](https://ai.google.dev/gemini-api/docs/api-key#migrate-to-auth-key) before this date to avoid service interruption. Make sure to migrate to auth keys before September 2026.</w:t>
                    </w:r>
                  </w:ins>
                </w:sdtContent>
              </w:sdt>
              <w:ins w:author="Rossi Rossi" w:id="28" w:date="2026-09-22T06:56:59Z"/>
            </w:sdtContent>
          </w:sdt>
        </w:p>
      </w:sdtContent>
    </w:sdt>
    <w:sdt>
      <w:sdtPr>
        <w:id w:val="-1620049823"/>
        <w:tag w:val="goog_rdk_1973"/>
      </w:sdtPr>
      <w:sdtContent>
        <w:p w:rsidR="00000000" w:rsidDel="00000000" w:rsidP="00000000" w:rsidRDefault="00000000" w:rsidRPr="00000000" w14:paraId="00000285">
          <w:pPr>
            <w:numPr>
              <w:ilvl w:val="1"/>
              <w:numId w:val="6"/>
            </w:numPr>
            <w:ind w:left="502" w:hanging="360"/>
            <w:rPr>
              <w:ins w:author="Rossi Rossi" w:id="28" w:date="2026-09-22T06:56:59Z"/>
            </w:rPr>
          </w:pPr>
          <w:sdt>
            <w:sdtPr>
              <w:id w:val="-1472705852"/>
              <w:tag w:val="goog_rdk_1971"/>
            </w:sdtPr>
            <w:sdtContent>
              <w:ins w:author="Rossi Rossi" w:id="28" w:date="2026-09-22T06:56:59Z"/>
              <w:sdt>
                <w:sdtPr>
                  <w:id w:val="-1665342709"/>
                  <w:tag w:val="goog_rdk_197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46120048"/>
        <w:tag w:val="goog_rdk_1976"/>
      </w:sdtPr>
      <w:sdtContent>
        <w:p w:rsidR="00000000" w:rsidDel="00000000" w:rsidP="00000000" w:rsidRDefault="00000000" w:rsidRPr="00000000" w14:paraId="00000286">
          <w:pPr>
            <w:numPr>
              <w:ilvl w:val="1"/>
              <w:numId w:val="6"/>
            </w:numPr>
            <w:ind w:left="502" w:hanging="360"/>
            <w:rPr>
              <w:ins w:author="Rossi Rossi" w:id="28" w:date="2026-09-22T06:56:59Z"/>
            </w:rPr>
          </w:pPr>
          <w:sdt>
            <w:sdtPr>
              <w:id w:val="1957621576"/>
              <w:tag w:val="goog_rdk_1974"/>
            </w:sdtPr>
            <w:sdtContent>
              <w:ins w:author="Rossi Rossi" w:id="28" w:date="2026-09-22T06:56:59Z"/>
              <w:sdt>
                <w:sdtPr>
                  <w:id w:val="1842427302"/>
                  <w:tag w:val="goog_rdk_197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309334391"/>
        <w:tag w:val="goog_rdk_1979"/>
      </w:sdtPr>
      <w:sdtContent>
        <w:p w:rsidR="00000000" w:rsidDel="00000000" w:rsidP="00000000" w:rsidRDefault="00000000" w:rsidRPr="00000000" w14:paraId="00000287">
          <w:pPr>
            <w:numPr>
              <w:ilvl w:val="1"/>
              <w:numId w:val="6"/>
            </w:numPr>
            <w:ind w:left="502" w:hanging="360"/>
            <w:rPr>
              <w:ins w:author="Rossi Rossi" w:id="28" w:date="2026-09-22T06:56:59Z"/>
            </w:rPr>
          </w:pPr>
          <w:sdt>
            <w:sdtPr>
              <w:id w:val="-2026726946"/>
              <w:tag w:val="goog_rdk_1977"/>
            </w:sdtPr>
            <w:sdtContent>
              <w:ins w:author="Rossi Rossi" w:id="28" w:date="2026-09-22T06:56:59Z"/>
              <w:sdt>
                <w:sdtPr>
                  <w:id w:val="1138179939"/>
                  <w:tag w:val="goog_rdk_197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Requests authenticated by authorization keys are not recorded in Google Cloud service account usage metrics.</w:t>
                    </w:r>
                  </w:ins>
                </w:sdtContent>
              </w:sdt>
              <w:ins w:author="Rossi Rossi" w:id="28" w:date="2026-09-22T06:56:59Z"/>
            </w:sdtContent>
          </w:sdt>
        </w:p>
      </w:sdtContent>
    </w:sdt>
    <w:sdt>
      <w:sdtPr>
        <w:id w:val="1344065308"/>
        <w:tag w:val="goog_rdk_1982"/>
      </w:sdtPr>
      <w:sdtContent>
        <w:p w:rsidR="00000000" w:rsidDel="00000000" w:rsidP="00000000" w:rsidRDefault="00000000" w:rsidRPr="00000000" w14:paraId="00000288">
          <w:pPr>
            <w:numPr>
              <w:ilvl w:val="1"/>
              <w:numId w:val="6"/>
            </w:numPr>
            <w:ind w:left="502" w:hanging="360"/>
            <w:rPr>
              <w:ins w:author="Rossi Rossi" w:id="28" w:date="2026-09-22T06:56:59Z"/>
            </w:rPr>
          </w:pPr>
          <w:sdt>
            <w:sdtPr>
              <w:id w:val="1431134687"/>
              <w:tag w:val="goog_rdk_1980"/>
            </w:sdtPr>
            <w:sdtContent>
              <w:ins w:author="Rossi Rossi" w:id="28" w:date="2026-09-22T06:56:59Z"/>
              <w:sdt>
                <w:sdtPr>
                  <w:id w:val="-1273429061"/>
                  <w:tag w:val="goog_rdk_198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455656150"/>
        <w:tag w:val="goog_rdk_1985"/>
      </w:sdtPr>
      <w:sdtContent>
        <w:p w:rsidR="00000000" w:rsidDel="00000000" w:rsidP="00000000" w:rsidRDefault="00000000" w:rsidRPr="00000000" w14:paraId="00000289">
          <w:pPr>
            <w:numPr>
              <w:ilvl w:val="1"/>
              <w:numId w:val="6"/>
            </w:numPr>
            <w:ind w:left="502" w:hanging="360"/>
            <w:rPr>
              <w:ins w:author="Rossi Rossi" w:id="28" w:date="2026-09-22T06:56:59Z"/>
            </w:rPr>
          </w:pPr>
          <w:sdt>
            <w:sdtPr>
              <w:id w:val="553803873"/>
              <w:tag w:val="goog_rdk_1983"/>
            </w:sdtPr>
            <w:sdtContent>
              <w:ins w:author="Rossi Rossi" w:id="28" w:date="2026-09-22T06:56:59Z"/>
              <w:sdt>
                <w:sdtPr>
                  <w:id w:val="118531677"/>
                  <w:tag w:val="goog_rdk_198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Managing API keys in Google AI Studio</w:t>
                    </w:r>
                  </w:ins>
                </w:sdtContent>
              </w:sdt>
              <w:ins w:author="Rossi Rossi" w:id="28" w:date="2026-09-22T06:56:59Z"/>
            </w:sdtContent>
          </w:sdt>
        </w:p>
      </w:sdtContent>
    </w:sdt>
    <w:sdt>
      <w:sdtPr>
        <w:id w:val="1688186624"/>
        <w:tag w:val="goog_rdk_1988"/>
      </w:sdtPr>
      <w:sdtContent>
        <w:p w:rsidR="00000000" w:rsidDel="00000000" w:rsidP="00000000" w:rsidRDefault="00000000" w:rsidRPr="00000000" w14:paraId="0000028A">
          <w:pPr>
            <w:numPr>
              <w:ilvl w:val="1"/>
              <w:numId w:val="6"/>
            </w:numPr>
            <w:ind w:left="502" w:hanging="360"/>
            <w:rPr>
              <w:ins w:author="Rossi Rossi" w:id="28" w:date="2026-09-22T06:56:59Z"/>
            </w:rPr>
          </w:pPr>
          <w:sdt>
            <w:sdtPr>
              <w:id w:val="-241636742"/>
              <w:tag w:val="goog_rdk_1986"/>
            </w:sdtPr>
            <w:sdtContent>
              <w:ins w:author="Rossi Rossi" w:id="28" w:date="2026-09-22T06:56:59Z"/>
              <w:sdt>
                <w:sdtPr>
                  <w:id w:val="604793614"/>
                  <w:tag w:val="goog_rdk_198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55647387"/>
        <w:tag w:val="goog_rdk_1991"/>
      </w:sdtPr>
      <w:sdtContent>
        <w:p w:rsidR="00000000" w:rsidDel="00000000" w:rsidP="00000000" w:rsidRDefault="00000000" w:rsidRPr="00000000" w14:paraId="0000028B">
          <w:pPr>
            <w:numPr>
              <w:ilvl w:val="1"/>
              <w:numId w:val="6"/>
            </w:numPr>
            <w:ind w:left="502" w:hanging="360"/>
            <w:rPr>
              <w:ins w:author="Rossi Rossi" w:id="28" w:date="2026-09-22T06:56:59Z"/>
            </w:rPr>
          </w:pPr>
          <w:sdt>
            <w:sdtPr>
              <w:id w:val="-744187178"/>
              <w:tag w:val="goog_rdk_1989"/>
            </w:sdtPr>
            <w:sdtContent>
              <w:ins w:author="Rossi Rossi" w:id="28" w:date="2026-09-22T06:56:59Z"/>
              <w:sdt>
                <w:sdtPr>
                  <w:id w:val="350487087"/>
                  <w:tag w:val="goog_rdk_199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can manage your projects and keys directly in [Google AI Studio](https://aistudio.google.com/apikey).</w:t>
                    </w:r>
                  </w:ins>
                </w:sdtContent>
              </w:sdt>
              <w:ins w:author="Rossi Rossi" w:id="28" w:date="2026-09-22T06:56:59Z"/>
            </w:sdtContent>
          </w:sdt>
        </w:p>
      </w:sdtContent>
    </w:sdt>
    <w:sdt>
      <w:sdtPr>
        <w:id w:val="1467711830"/>
        <w:tag w:val="goog_rdk_1994"/>
      </w:sdtPr>
      <w:sdtContent>
        <w:p w:rsidR="00000000" w:rsidDel="00000000" w:rsidP="00000000" w:rsidRDefault="00000000" w:rsidRPr="00000000" w14:paraId="0000028C">
          <w:pPr>
            <w:numPr>
              <w:ilvl w:val="1"/>
              <w:numId w:val="6"/>
            </w:numPr>
            <w:ind w:left="502" w:hanging="360"/>
            <w:rPr>
              <w:ins w:author="Rossi Rossi" w:id="28" w:date="2026-09-22T06:56:59Z"/>
            </w:rPr>
          </w:pPr>
          <w:sdt>
            <w:sdtPr>
              <w:id w:val="487861799"/>
              <w:tag w:val="goog_rdk_1992"/>
            </w:sdtPr>
            <w:sdtContent>
              <w:ins w:author="Rossi Rossi" w:id="28" w:date="2026-09-22T06:56:59Z"/>
              <w:sdt>
                <w:sdtPr>
                  <w:id w:val="1956194406"/>
                  <w:tag w:val="goog_rdk_199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98340050"/>
        <w:tag w:val="goog_rdk_1997"/>
      </w:sdtPr>
      <w:sdtContent>
        <w:p w:rsidR="00000000" w:rsidDel="00000000" w:rsidP="00000000" w:rsidRDefault="00000000" w:rsidRPr="00000000" w14:paraId="0000028D">
          <w:pPr>
            <w:numPr>
              <w:ilvl w:val="1"/>
              <w:numId w:val="6"/>
            </w:numPr>
            <w:ind w:left="502" w:hanging="360"/>
            <w:rPr>
              <w:ins w:author="Rossi Rossi" w:id="28" w:date="2026-09-22T06:56:59Z"/>
            </w:rPr>
          </w:pPr>
          <w:sdt>
            <w:sdtPr>
              <w:id w:val="-2125386699"/>
              <w:tag w:val="goog_rdk_1995"/>
            </w:sdtPr>
            <w:sdtContent>
              <w:ins w:author="Rossi Rossi" w:id="28" w:date="2026-09-22T06:56:59Z"/>
              <w:sdt>
                <w:sdtPr>
                  <w:id w:val="-587361015"/>
                  <w:tag w:val="goog_rdk_199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Google Cloud projects</w:t>
                    </w:r>
                  </w:ins>
                </w:sdtContent>
              </w:sdt>
              <w:ins w:author="Rossi Rossi" w:id="28" w:date="2026-09-22T06:56:59Z"/>
            </w:sdtContent>
          </w:sdt>
        </w:p>
      </w:sdtContent>
    </w:sdt>
    <w:sdt>
      <w:sdtPr>
        <w:id w:val="1882889257"/>
        <w:tag w:val="goog_rdk_2000"/>
      </w:sdtPr>
      <w:sdtContent>
        <w:p w:rsidR="00000000" w:rsidDel="00000000" w:rsidP="00000000" w:rsidRDefault="00000000" w:rsidRPr="00000000" w14:paraId="0000028E">
          <w:pPr>
            <w:numPr>
              <w:ilvl w:val="1"/>
              <w:numId w:val="6"/>
            </w:numPr>
            <w:ind w:left="502" w:hanging="360"/>
            <w:rPr>
              <w:ins w:author="Rossi Rossi" w:id="28" w:date="2026-09-22T06:56:59Z"/>
            </w:rPr>
          </w:pPr>
          <w:sdt>
            <w:sdtPr>
              <w:id w:val="2025480787"/>
              <w:tag w:val="goog_rdk_1998"/>
            </w:sdtPr>
            <w:sdtContent>
              <w:ins w:author="Rossi Rossi" w:id="28" w:date="2026-09-22T06:56:59Z"/>
              <w:sdt>
                <w:sdtPr>
                  <w:id w:val="280508577"/>
                  <w:tag w:val="goog_rdk_199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81123336"/>
        <w:tag w:val="goog_rdk_2003"/>
      </w:sdtPr>
      <w:sdtContent>
        <w:p w:rsidR="00000000" w:rsidDel="00000000" w:rsidP="00000000" w:rsidRDefault="00000000" w:rsidRPr="00000000" w14:paraId="0000028F">
          <w:pPr>
            <w:numPr>
              <w:ilvl w:val="1"/>
              <w:numId w:val="6"/>
            </w:numPr>
            <w:ind w:left="502" w:hanging="360"/>
            <w:rPr>
              <w:ins w:author="Rossi Rossi" w:id="28" w:date="2026-09-22T06:56:59Z"/>
            </w:rPr>
          </w:pPr>
          <w:sdt>
            <w:sdtPr>
              <w:id w:val="-570216764"/>
              <w:tag w:val="goog_rdk_2001"/>
            </w:sdtPr>
            <w:sdtContent>
              <w:ins w:author="Rossi Rossi" w:id="28" w:date="2026-09-22T06:56:59Z"/>
              <w:sdt>
                <w:sdtPr>
                  <w:id w:val="809749283"/>
                  <w:tag w:val="goog_rdk_20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Every Gemini API key is associated with a [Google Cloud project](https://cloud.google.com/resource-manager/docs/creating-managing-projects).</w:t>
                    </w:r>
                  </w:ins>
                </w:sdtContent>
              </w:sdt>
              <w:ins w:author="Rossi Rossi" w:id="28" w:date="2026-09-22T06:56:59Z"/>
            </w:sdtContent>
          </w:sdt>
        </w:p>
      </w:sdtContent>
    </w:sdt>
    <w:sdt>
      <w:sdtPr>
        <w:id w:val="-636667072"/>
        <w:tag w:val="goog_rdk_2006"/>
      </w:sdtPr>
      <w:sdtContent>
        <w:p w:rsidR="00000000" w:rsidDel="00000000" w:rsidP="00000000" w:rsidRDefault="00000000" w:rsidRPr="00000000" w14:paraId="00000290">
          <w:pPr>
            <w:numPr>
              <w:ilvl w:val="1"/>
              <w:numId w:val="6"/>
            </w:numPr>
            <w:ind w:left="502" w:hanging="360"/>
            <w:rPr>
              <w:ins w:author="Rossi Rossi" w:id="28" w:date="2026-09-22T06:56:59Z"/>
            </w:rPr>
          </w:pPr>
          <w:sdt>
            <w:sdtPr>
              <w:id w:val="-1421763951"/>
              <w:tag w:val="goog_rdk_2004"/>
            </w:sdtPr>
            <w:sdtContent>
              <w:ins w:author="Rossi Rossi" w:id="28" w:date="2026-09-22T06:56:59Z"/>
              <w:sdt>
                <w:sdtPr>
                  <w:id w:val="-1044337949"/>
                  <w:tag w:val="goog_rdk_200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Google Cloud projects manage billing, collaborators, and permissions. Google AI</w:t>
                    </w:r>
                  </w:ins>
                </w:sdtContent>
              </w:sdt>
              <w:ins w:author="Rossi Rossi" w:id="28" w:date="2026-09-22T06:56:59Z"/>
            </w:sdtContent>
          </w:sdt>
        </w:p>
      </w:sdtContent>
    </w:sdt>
    <w:sdt>
      <w:sdtPr>
        <w:id w:val="704909906"/>
        <w:tag w:val="goog_rdk_2009"/>
      </w:sdtPr>
      <w:sdtContent>
        <w:p w:rsidR="00000000" w:rsidDel="00000000" w:rsidP="00000000" w:rsidRDefault="00000000" w:rsidRPr="00000000" w14:paraId="00000291">
          <w:pPr>
            <w:numPr>
              <w:ilvl w:val="1"/>
              <w:numId w:val="6"/>
            </w:numPr>
            <w:ind w:left="502" w:hanging="360"/>
            <w:rPr>
              <w:ins w:author="Rossi Rossi" w:id="28" w:date="2026-09-22T06:56:59Z"/>
            </w:rPr>
          </w:pPr>
          <w:sdt>
            <w:sdtPr>
              <w:id w:val="1874150547"/>
              <w:tag w:val="goog_rdk_2007"/>
            </w:sdtPr>
            <w:sdtContent>
              <w:ins w:author="Rossi Rossi" w:id="28" w:date="2026-09-22T06:56:59Z"/>
              <w:sdt>
                <w:sdtPr>
                  <w:id w:val="-1263269403"/>
                  <w:tag w:val="goog_rdk_200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Studio provides a lightweight interface to access these projects.</w:t>
                    </w:r>
                  </w:ins>
                </w:sdtContent>
              </w:sdt>
              <w:ins w:author="Rossi Rossi" w:id="28" w:date="2026-09-22T06:56:59Z"/>
            </w:sdtContent>
          </w:sdt>
        </w:p>
      </w:sdtContent>
    </w:sdt>
    <w:sdt>
      <w:sdtPr>
        <w:id w:val="-1173533099"/>
        <w:tag w:val="goog_rdk_2012"/>
      </w:sdtPr>
      <w:sdtContent>
        <w:p w:rsidR="00000000" w:rsidDel="00000000" w:rsidP="00000000" w:rsidRDefault="00000000" w:rsidRPr="00000000" w14:paraId="00000292">
          <w:pPr>
            <w:numPr>
              <w:ilvl w:val="1"/>
              <w:numId w:val="6"/>
            </w:numPr>
            <w:ind w:left="502" w:hanging="360"/>
            <w:rPr>
              <w:ins w:author="Rossi Rossi" w:id="28" w:date="2026-09-22T06:56:59Z"/>
            </w:rPr>
          </w:pPr>
          <w:sdt>
            <w:sdtPr>
              <w:id w:val="1855003275"/>
              <w:tag w:val="goog_rdk_2010"/>
            </w:sdtPr>
            <w:sdtContent>
              <w:ins w:author="Rossi Rossi" w:id="28" w:date="2026-09-22T06:56:59Z"/>
              <w:sdt>
                <w:sdtPr>
                  <w:id w:val="-737251743"/>
                  <w:tag w:val="goog_rdk_201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12268225"/>
        <w:tag w:val="goog_rdk_2015"/>
      </w:sdtPr>
      <w:sdtContent>
        <w:p w:rsidR="00000000" w:rsidDel="00000000" w:rsidP="00000000" w:rsidRDefault="00000000" w:rsidRPr="00000000" w14:paraId="00000293">
          <w:pPr>
            <w:numPr>
              <w:ilvl w:val="1"/>
              <w:numId w:val="6"/>
            </w:numPr>
            <w:ind w:left="502" w:hanging="360"/>
            <w:rPr>
              <w:ins w:author="Rossi Rossi" w:id="28" w:date="2026-09-22T06:56:59Z"/>
            </w:rPr>
          </w:pPr>
          <w:sdt>
            <w:sdtPr>
              <w:id w:val="1448207987"/>
              <w:tag w:val="goog_rdk_2013"/>
            </w:sdtPr>
            <w:sdtContent>
              <w:ins w:author="Rossi Rossi" w:id="28" w:date="2026-09-22T06:56:59Z"/>
              <w:sdt>
                <w:sdtPr>
                  <w:id w:val="1242791861"/>
                  <w:tag w:val="goog_rdk_20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**Default project** : If you are a new user, Google AI Studio automatically creates a default Google Cloud project and API key after you accept the Terms of Service. You can rename this project by navigating to the **Projects** view in your dashboard.</w:t>
                    </w:r>
                  </w:ins>
                </w:sdtContent>
              </w:sdt>
              <w:ins w:author="Rossi Rossi" w:id="28" w:date="2026-09-22T06:56:59Z"/>
            </w:sdtContent>
          </w:sdt>
        </w:p>
      </w:sdtContent>
    </w:sdt>
    <w:sdt>
      <w:sdtPr>
        <w:id w:val="-1642705826"/>
        <w:tag w:val="goog_rdk_2018"/>
      </w:sdtPr>
      <w:sdtContent>
        <w:p w:rsidR="00000000" w:rsidDel="00000000" w:rsidP="00000000" w:rsidRDefault="00000000" w:rsidRPr="00000000" w14:paraId="00000294">
          <w:pPr>
            <w:numPr>
              <w:ilvl w:val="1"/>
              <w:numId w:val="6"/>
            </w:numPr>
            <w:ind w:left="502" w:hanging="360"/>
            <w:rPr>
              <w:ins w:author="Rossi Rossi" w:id="28" w:date="2026-09-22T06:56:59Z"/>
            </w:rPr>
          </w:pPr>
          <w:sdt>
            <w:sdtPr>
              <w:id w:val="661366051"/>
              <w:tag w:val="goog_rdk_2016"/>
            </w:sdtPr>
            <w:sdtContent>
              <w:ins w:author="Rossi Rossi" w:id="28" w:date="2026-09-22T06:56:59Z"/>
              <w:sdt>
                <w:sdtPr>
                  <w:id w:val="-218290980"/>
                  <w:tag w:val="goog_rdk_201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**Existing projects**: If you already have a Google Cloud account, AI Studio does not create a default project. Instead, you must import your existing projects.</w:t>
                    </w:r>
                  </w:ins>
                </w:sdtContent>
              </w:sdt>
              <w:ins w:author="Rossi Rossi" w:id="28" w:date="2026-09-22T06:56:59Z"/>
            </w:sdtContent>
          </w:sdt>
        </w:p>
      </w:sdtContent>
    </w:sdt>
    <w:sdt>
      <w:sdtPr>
        <w:id w:val="-1067269705"/>
        <w:tag w:val="goog_rdk_2021"/>
      </w:sdtPr>
      <w:sdtContent>
        <w:p w:rsidR="00000000" w:rsidDel="00000000" w:rsidP="00000000" w:rsidRDefault="00000000" w:rsidRPr="00000000" w14:paraId="00000295">
          <w:pPr>
            <w:numPr>
              <w:ilvl w:val="1"/>
              <w:numId w:val="6"/>
            </w:numPr>
            <w:ind w:left="502" w:hanging="360"/>
            <w:rPr>
              <w:ins w:author="Rossi Rossi" w:id="28" w:date="2026-09-22T06:56:59Z"/>
            </w:rPr>
          </w:pPr>
          <w:sdt>
            <w:sdtPr>
              <w:id w:val="811054171"/>
              <w:tag w:val="goog_rdk_2019"/>
            </w:sdtPr>
            <w:sdtContent>
              <w:ins w:author="Rossi Rossi" w:id="28" w:date="2026-09-22T06:56:59Z"/>
              <w:sdt>
                <w:sdtPr>
                  <w:id w:val="1014232114"/>
                  <w:tag w:val="goog_rdk_202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59059753"/>
        <w:tag w:val="goog_rdk_2024"/>
      </w:sdtPr>
      <w:sdtContent>
        <w:p w:rsidR="00000000" w:rsidDel="00000000" w:rsidP="00000000" w:rsidRDefault="00000000" w:rsidRPr="00000000" w14:paraId="00000296">
          <w:pPr>
            <w:numPr>
              <w:ilvl w:val="1"/>
              <w:numId w:val="6"/>
            </w:numPr>
            <w:ind w:left="502" w:hanging="360"/>
            <w:rPr>
              <w:ins w:author="Rossi Rossi" w:id="28" w:date="2026-09-22T06:56:59Z"/>
            </w:rPr>
          </w:pPr>
          <w:sdt>
            <w:sdtPr>
              <w:id w:val="-62010506"/>
              <w:tag w:val="goog_rdk_2022"/>
            </w:sdtPr>
            <w:sdtContent>
              <w:ins w:author="Rossi Rossi" w:id="28" w:date="2026-09-22T06:56:59Z"/>
              <w:sdt>
                <w:sdtPr>
                  <w:id w:val="959901747"/>
                  <w:tag w:val="goog_rdk_202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Importing projects</w:t>
                    </w:r>
                  </w:ins>
                </w:sdtContent>
              </w:sdt>
              <w:ins w:author="Rossi Rossi" w:id="28" w:date="2026-09-22T06:56:59Z"/>
            </w:sdtContent>
          </w:sdt>
        </w:p>
      </w:sdtContent>
    </w:sdt>
    <w:sdt>
      <w:sdtPr>
        <w:id w:val="514026994"/>
        <w:tag w:val="goog_rdk_2027"/>
      </w:sdtPr>
      <w:sdtContent>
        <w:p w:rsidR="00000000" w:rsidDel="00000000" w:rsidP="00000000" w:rsidRDefault="00000000" w:rsidRPr="00000000" w14:paraId="00000297">
          <w:pPr>
            <w:numPr>
              <w:ilvl w:val="1"/>
              <w:numId w:val="6"/>
            </w:numPr>
            <w:ind w:left="502" w:hanging="360"/>
            <w:rPr>
              <w:ins w:author="Rossi Rossi" w:id="28" w:date="2026-09-22T06:56:59Z"/>
            </w:rPr>
          </w:pPr>
          <w:sdt>
            <w:sdtPr>
              <w:id w:val="-1322138119"/>
              <w:tag w:val="goog_rdk_2025"/>
            </w:sdtPr>
            <w:sdtContent>
              <w:ins w:author="Rossi Rossi" w:id="28" w:date="2026-09-22T06:56:59Z"/>
              <w:sdt>
                <w:sdtPr>
                  <w:id w:val="1636603939"/>
                  <w:tag w:val="goog_rdk_202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53823924"/>
        <w:tag w:val="goog_rdk_2030"/>
      </w:sdtPr>
      <w:sdtContent>
        <w:p w:rsidR="00000000" w:rsidDel="00000000" w:rsidP="00000000" w:rsidRDefault="00000000" w:rsidRPr="00000000" w14:paraId="00000298">
          <w:pPr>
            <w:numPr>
              <w:ilvl w:val="1"/>
              <w:numId w:val="6"/>
            </w:numPr>
            <w:ind w:left="502" w:hanging="360"/>
            <w:rPr>
              <w:ins w:author="Rossi Rossi" w:id="28" w:date="2026-09-22T06:56:59Z"/>
            </w:rPr>
          </w:pPr>
          <w:sdt>
            <w:sdtPr>
              <w:id w:val="-1602208056"/>
              <w:tag w:val="goog_rdk_2028"/>
            </w:sdtPr>
            <w:sdtContent>
              <w:ins w:author="Rossi Rossi" w:id="28" w:date="2026-09-22T06:56:59Z"/>
              <w:sdt>
                <w:sdtPr>
                  <w:id w:val="844579936"/>
                  <w:tag w:val="goog_rdk_202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By default, Google AI Studio does not display all of your Google Cloud</w:t>
                    </w:r>
                  </w:ins>
                </w:sdtContent>
              </w:sdt>
              <w:ins w:author="Rossi Rossi" w:id="28" w:date="2026-09-22T06:56:59Z"/>
            </w:sdtContent>
          </w:sdt>
        </w:p>
      </w:sdtContent>
    </w:sdt>
    <w:sdt>
      <w:sdtPr>
        <w:id w:val="-297857208"/>
        <w:tag w:val="goog_rdk_2033"/>
      </w:sdtPr>
      <w:sdtContent>
        <w:p w:rsidR="00000000" w:rsidDel="00000000" w:rsidP="00000000" w:rsidRDefault="00000000" w:rsidRPr="00000000" w14:paraId="00000299">
          <w:pPr>
            <w:numPr>
              <w:ilvl w:val="1"/>
              <w:numId w:val="6"/>
            </w:numPr>
            <w:ind w:left="502" w:hanging="360"/>
            <w:rPr>
              <w:ins w:author="Rossi Rossi" w:id="28" w:date="2026-09-22T06:56:59Z"/>
            </w:rPr>
          </w:pPr>
          <w:sdt>
            <w:sdtPr>
              <w:id w:val="-1102841291"/>
              <w:tag w:val="goog_rdk_2031"/>
            </w:sdtPr>
            <w:sdtContent>
              <w:ins w:author="Rossi Rossi" w:id="28" w:date="2026-09-22T06:56:59Z"/>
              <w:sdt>
                <w:sdtPr>
                  <w:id w:val="2112280071"/>
                  <w:tag w:val="goog_rdk_203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projects. You must import the projects you want to use:</w:t>
                    </w:r>
                  </w:ins>
                </w:sdtContent>
              </w:sdt>
              <w:ins w:author="Rossi Rossi" w:id="28" w:date="2026-09-22T06:56:59Z"/>
            </w:sdtContent>
          </w:sdt>
        </w:p>
      </w:sdtContent>
    </w:sdt>
    <w:sdt>
      <w:sdtPr>
        <w:id w:val="-332120237"/>
        <w:tag w:val="goog_rdk_2036"/>
      </w:sdtPr>
      <w:sdtContent>
        <w:p w:rsidR="00000000" w:rsidDel="00000000" w:rsidP="00000000" w:rsidRDefault="00000000" w:rsidRPr="00000000" w14:paraId="0000029A">
          <w:pPr>
            <w:numPr>
              <w:ilvl w:val="1"/>
              <w:numId w:val="6"/>
            </w:numPr>
            <w:ind w:left="502" w:hanging="360"/>
            <w:rPr>
              <w:ins w:author="Rossi Rossi" w:id="28" w:date="2026-09-22T06:56:59Z"/>
            </w:rPr>
          </w:pPr>
          <w:sdt>
            <w:sdtPr>
              <w:id w:val="1214128004"/>
              <w:tag w:val="goog_rdk_2034"/>
            </w:sdtPr>
            <w:sdtContent>
              <w:ins w:author="Rossi Rossi" w:id="28" w:date="2026-09-22T06:56:59Z"/>
              <w:sdt>
                <w:sdtPr>
                  <w:id w:val="-891177516"/>
                  <w:tag w:val="goog_rdk_203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69208506"/>
        <w:tag w:val="goog_rdk_2039"/>
      </w:sdtPr>
      <w:sdtContent>
        <w:p w:rsidR="00000000" w:rsidDel="00000000" w:rsidP="00000000" w:rsidRDefault="00000000" w:rsidRPr="00000000" w14:paraId="0000029B">
          <w:pPr>
            <w:numPr>
              <w:ilvl w:val="1"/>
              <w:numId w:val="6"/>
            </w:numPr>
            <w:ind w:left="502" w:hanging="360"/>
            <w:rPr>
              <w:ins w:author="Rossi Rossi" w:id="28" w:date="2026-09-22T06:56:59Z"/>
            </w:rPr>
          </w:pPr>
          <w:sdt>
            <w:sdtPr>
              <w:id w:val="665536069"/>
              <w:tag w:val="goog_rdk_2037"/>
            </w:sdtPr>
            <w:sdtContent>
              <w:ins w:author="Rossi Rossi" w:id="28" w:date="2026-09-22T06:56:59Z"/>
              <w:sdt>
                <w:sdtPr>
                  <w:id w:val="-1897979502"/>
                  <w:tag w:val="goog_rdk_203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[Google AI Studio](https://aistudio.google.com).</w:t>
                    </w:r>
                  </w:ins>
                </w:sdtContent>
              </w:sdt>
              <w:ins w:author="Rossi Rossi" w:id="28" w:date="2026-09-22T06:56:59Z"/>
            </w:sdtContent>
          </w:sdt>
        </w:p>
      </w:sdtContent>
    </w:sdt>
    <w:sdt>
      <w:sdtPr>
        <w:id w:val="1710447523"/>
        <w:tag w:val="goog_rdk_2042"/>
      </w:sdtPr>
      <w:sdtContent>
        <w:p w:rsidR="00000000" w:rsidDel="00000000" w:rsidP="00000000" w:rsidRDefault="00000000" w:rsidRPr="00000000" w14:paraId="0000029C">
          <w:pPr>
            <w:numPr>
              <w:ilvl w:val="1"/>
              <w:numId w:val="6"/>
            </w:numPr>
            <w:ind w:left="502" w:hanging="360"/>
            <w:rPr>
              <w:ins w:author="Rossi Rossi" w:id="28" w:date="2026-09-22T06:56:59Z"/>
            </w:rPr>
          </w:pPr>
          <w:sdt>
            <w:sdtPr>
              <w:id w:val="2077183375"/>
              <w:tag w:val="goog_rdk_2040"/>
            </w:sdtPr>
            <w:sdtContent>
              <w:ins w:author="Rossi Rossi" w:id="28" w:date="2026-09-22T06:56:59Z"/>
              <w:sdt>
                <w:sdtPr>
                  <w:id w:val="1804389219"/>
                  <w:tag w:val="goog_rdk_204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Open the **Dashboard** from the left panel and select **Projects**.</w:t>
                    </w:r>
                  </w:ins>
                </w:sdtContent>
              </w:sdt>
              <w:ins w:author="Rossi Rossi" w:id="28" w:date="2026-09-22T06:56:59Z"/>
            </w:sdtContent>
          </w:sdt>
        </w:p>
      </w:sdtContent>
    </w:sdt>
    <w:sdt>
      <w:sdtPr>
        <w:id w:val="725063925"/>
        <w:tag w:val="goog_rdk_2045"/>
      </w:sdtPr>
      <w:sdtContent>
        <w:p w:rsidR="00000000" w:rsidDel="00000000" w:rsidP="00000000" w:rsidRDefault="00000000" w:rsidRPr="00000000" w14:paraId="0000029D">
          <w:pPr>
            <w:numPr>
              <w:ilvl w:val="1"/>
              <w:numId w:val="6"/>
            </w:numPr>
            <w:ind w:left="502" w:hanging="360"/>
            <w:rPr>
              <w:ins w:author="Rossi Rossi" w:id="28" w:date="2026-09-22T06:56:59Z"/>
            </w:rPr>
          </w:pPr>
          <w:sdt>
            <w:sdtPr>
              <w:id w:val="1370622020"/>
              <w:tag w:val="goog_rdk_2043"/>
            </w:sdtPr>
            <w:sdtContent>
              <w:ins w:author="Rossi Rossi" w:id="28" w:date="2026-09-22T06:56:59Z"/>
              <w:sdt>
                <w:sdtPr>
                  <w:id w:val="-696662167"/>
                  <w:tag w:val="goog_rdk_204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Click the **Import projects** button.</w:t>
                    </w:r>
                  </w:ins>
                </w:sdtContent>
              </w:sdt>
              <w:ins w:author="Rossi Rossi" w:id="28" w:date="2026-09-22T06:56:59Z"/>
            </w:sdtContent>
          </w:sdt>
        </w:p>
      </w:sdtContent>
    </w:sdt>
    <w:sdt>
      <w:sdtPr>
        <w:id w:val="307556158"/>
        <w:tag w:val="goog_rdk_2048"/>
      </w:sdtPr>
      <w:sdtContent>
        <w:p w:rsidR="00000000" w:rsidDel="00000000" w:rsidP="00000000" w:rsidRDefault="00000000" w:rsidRPr="00000000" w14:paraId="0000029E">
          <w:pPr>
            <w:numPr>
              <w:ilvl w:val="1"/>
              <w:numId w:val="6"/>
            </w:numPr>
            <w:ind w:left="502" w:hanging="360"/>
            <w:rPr>
              <w:ins w:author="Rossi Rossi" w:id="28" w:date="2026-09-22T06:56:59Z"/>
            </w:rPr>
          </w:pPr>
          <w:sdt>
            <w:sdtPr>
              <w:id w:val="-1141459015"/>
              <w:tag w:val="goog_rdk_2046"/>
            </w:sdtPr>
            <w:sdtContent>
              <w:ins w:author="Rossi Rossi" w:id="28" w:date="2026-09-22T06:56:59Z"/>
              <w:sdt>
                <w:sdtPr>
                  <w:id w:val="-1126118468"/>
                  <w:tag w:val="goog_rdk_204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Search for and select the Google Cloud project you want to import, then click **Import**.</w:t>
                    </w:r>
                  </w:ins>
                </w:sdtContent>
              </w:sdt>
              <w:ins w:author="Rossi Rossi" w:id="28" w:date="2026-09-22T06:56:59Z"/>
            </w:sdtContent>
          </w:sdt>
        </w:p>
      </w:sdtContent>
    </w:sdt>
    <w:sdt>
      <w:sdtPr>
        <w:id w:val="-1891830405"/>
        <w:tag w:val="goog_rdk_2051"/>
      </w:sdtPr>
      <w:sdtContent>
        <w:p w:rsidR="00000000" w:rsidDel="00000000" w:rsidP="00000000" w:rsidRDefault="00000000" w:rsidRPr="00000000" w14:paraId="0000029F">
          <w:pPr>
            <w:numPr>
              <w:ilvl w:val="1"/>
              <w:numId w:val="6"/>
            </w:numPr>
            <w:ind w:left="502" w:hanging="360"/>
            <w:rPr>
              <w:ins w:author="Rossi Rossi" w:id="28" w:date="2026-09-22T06:56:59Z"/>
            </w:rPr>
          </w:pPr>
          <w:sdt>
            <w:sdtPr>
              <w:id w:val="1677218931"/>
              <w:tag w:val="goog_rdk_2049"/>
            </w:sdtPr>
            <w:sdtContent>
              <w:ins w:author="Rossi Rossi" w:id="28" w:date="2026-09-22T06:56:59Z"/>
              <w:sdt>
                <w:sdtPr>
                  <w:id w:val="-972309187"/>
                  <w:tag w:val="goog_rdk_205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Once imported, navigate to the **API Keys** page in the dashboard to create a key in that project.</w:t>
                    </w:r>
                  </w:ins>
                </w:sdtContent>
              </w:sdt>
              <w:ins w:author="Rossi Rossi" w:id="28" w:date="2026-09-22T06:56:59Z"/>
            </w:sdtContent>
          </w:sdt>
        </w:p>
      </w:sdtContent>
    </w:sdt>
    <w:sdt>
      <w:sdtPr>
        <w:id w:val="-774791518"/>
        <w:tag w:val="goog_rdk_2054"/>
      </w:sdtPr>
      <w:sdtContent>
        <w:p w:rsidR="00000000" w:rsidDel="00000000" w:rsidP="00000000" w:rsidRDefault="00000000" w:rsidRPr="00000000" w14:paraId="000002A0">
          <w:pPr>
            <w:numPr>
              <w:ilvl w:val="1"/>
              <w:numId w:val="6"/>
            </w:numPr>
            <w:ind w:left="502" w:hanging="360"/>
            <w:rPr>
              <w:ins w:author="Rossi Rossi" w:id="28" w:date="2026-09-22T06:56:59Z"/>
            </w:rPr>
          </w:pPr>
          <w:sdt>
            <w:sdtPr>
              <w:id w:val="823438147"/>
              <w:tag w:val="goog_rdk_2052"/>
            </w:sdtPr>
            <w:sdtContent>
              <w:ins w:author="Rossi Rossi" w:id="28" w:date="2026-09-22T06:56:59Z"/>
              <w:sdt>
                <w:sdtPr>
                  <w:id w:val="-802517080"/>
                  <w:tag w:val="goog_rdk_205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38833495"/>
        <w:tag w:val="goog_rdk_2057"/>
      </w:sdtPr>
      <w:sdtContent>
        <w:p w:rsidR="00000000" w:rsidDel="00000000" w:rsidP="00000000" w:rsidRDefault="00000000" w:rsidRPr="00000000" w14:paraId="000002A1">
          <w:pPr>
            <w:numPr>
              <w:ilvl w:val="1"/>
              <w:numId w:val="6"/>
            </w:numPr>
            <w:ind w:left="502" w:hanging="360"/>
            <w:rPr>
              <w:ins w:author="Rossi Rossi" w:id="28" w:date="2026-09-22T06:56:59Z"/>
            </w:rPr>
          </w:pPr>
          <w:sdt>
            <w:sdtPr>
              <w:id w:val="-749713901"/>
              <w:tag w:val="goog_rdk_2055"/>
            </w:sdtPr>
            <w:sdtContent>
              <w:ins w:author="Rossi Rossi" w:id="28" w:date="2026-09-22T06:56:59Z"/>
              <w:sdt>
                <w:sdtPr>
                  <w:id w:val="616002137"/>
                  <w:tag w:val="goog_rdk_20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Troubleshooting key creation permissions</w:t>
                    </w:r>
                  </w:ins>
                </w:sdtContent>
              </w:sdt>
              <w:ins w:author="Rossi Rossi" w:id="28" w:date="2026-09-22T06:56:59Z"/>
            </w:sdtContent>
          </w:sdt>
        </w:p>
      </w:sdtContent>
    </w:sdt>
    <w:sdt>
      <w:sdtPr>
        <w:id w:val="1773815134"/>
        <w:tag w:val="goog_rdk_2060"/>
      </w:sdtPr>
      <w:sdtContent>
        <w:p w:rsidR="00000000" w:rsidDel="00000000" w:rsidP="00000000" w:rsidRDefault="00000000" w:rsidRPr="00000000" w14:paraId="000002A2">
          <w:pPr>
            <w:numPr>
              <w:ilvl w:val="1"/>
              <w:numId w:val="6"/>
            </w:numPr>
            <w:ind w:left="502" w:hanging="360"/>
            <w:rPr>
              <w:ins w:author="Rossi Rossi" w:id="28" w:date="2026-09-22T06:56:59Z"/>
            </w:rPr>
          </w:pPr>
          <w:sdt>
            <w:sdtPr>
              <w:id w:val="-711121222"/>
              <w:tag w:val="goog_rdk_2058"/>
            </w:sdtPr>
            <w:sdtContent>
              <w:ins w:author="Rossi Rossi" w:id="28" w:date="2026-09-22T06:56:59Z"/>
              <w:sdt>
                <w:sdtPr>
                  <w:id w:val="-1430105907"/>
                  <w:tag w:val="goog_rdk_205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5098637"/>
        <w:tag w:val="goog_rdk_2063"/>
      </w:sdtPr>
      <w:sdtContent>
        <w:p w:rsidR="00000000" w:rsidDel="00000000" w:rsidP="00000000" w:rsidRDefault="00000000" w:rsidRPr="00000000" w14:paraId="000002A3">
          <w:pPr>
            <w:numPr>
              <w:ilvl w:val="1"/>
              <w:numId w:val="6"/>
            </w:numPr>
            <w:ind w:left="502" w:hanging="360"/>
            <w:rPr>
              <w:ins w:author="Rossi Rossi" w:id="28" w:date="2026-09-22T06:56:59Z"/>
            </w:rPr>
          </w:pPr>
          <w:sdt>
            <w:sdtPr>
              <w:id w:val="1531859084"/>
              <w:tag w:val="goog_rdk_2061"/>
            </w:sdtPr>
            <w:sdtContent>
              <w:ins w:author="Rossi Rossi" w:id="28" w:date="2026-09-22T06:56:59Z"/>
              <w:sdt>
                <w:sdtPr>
                  <w:id w:val="247308200"/>
                  <w:tag w:val="goog_rdk_20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the **Create API key** button is unavailable and displays the message:</w:t>
                    </w:r>
                  </w:ins>
                </w:sdtContent>
              </w:sdt>
              <w:ins w:author="Rossi Rossi" w:id="28" w:date="2026-09-22T06:56:59Z"/>
            </w:sdtContent>
          </w:sdt>
        </w:p>
      </w:sdtContent>
    </w:sdt>
    <w:sdt>
      <w:sdtPr>
        <w:id w:val="-1951415554"/>
        <w:tag w:val="goog_rdk_2066"/>
      </w:sdtPr>
      <w:sdtContent>
        <w:p w:rsidR="00000000" w:rsidDel="00000000" w:rsidP="00000000" w:rsidRDefault="00000000" w:rsidRPr="00000000" w14:paraId="000002A4">
          <w:pPr>
            <w:numPr>
              <w:ilvl w:val="1"/>
              <w:numId w:val="6"/>
            </w:numPr>
            <w:ind w:left="502" w:hanging="360"/>
            <w:rPr>
              <w:ins w:author="Rossi Rossi" w:id="28" w:date="2026-09-22T06:56:59Z"/>
            </w:rPr>
          </w:pPr>
          <w:sdt>
            <w:sdtPr>
              <w:id w:val="-746445393"/>
              <w:tag w:val="goog_rdk_2064"/>
            </w:sdtPr>
            <w:sdtContent>
              <w:ins w:author="Rossi Rossi" w:id="28" w:date="2026-09-22T06:56:59Z"/>
              <w:sdt>
                <w:sdtPr>
                  <w:id w:val="1889958683"/>
                  <w:tag w:val="goog_rdk_206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do not have permission to create a key in this project"*, you lack the</w:t>
                    </w:r>
                  </w:ins>
                </w:sdtContent>
              </w:sdt>
              <w:ins w:author="Rossi Rossi" w:id="28" w:date="2026-09-22T06:56:59Z"/>
            </w:sdtContent>
          </w:sdt>
        </w:p>
      </w:sdtContent>
    </w:sdt>
    <w:sdt>
      <w:sdtPr>
        <w:id w:val="257947870"/>
        <w:tag w:val="goog_rdk_2069"/>
      </w:sdtPr>
      <w:sdtContent>
        <w:p w:rsidR="00000000" w:rsidDel="00000000" w:rsidP="00000000" w:rsidRDefault="00000000" w:rsidRPr="00000000" w14:paraId="000002A5">
          <w:pPr>
            <w:numPr>
              <w:ilvl w:val="1"/>
              <w:numId w:val="6"/>
            </w:numPr>
            <w:ind w:left="502" w:hanging="360"/>
            <w:rPr>
              <w:ins w:author="Rossi Rossi" w:id="28" w:date="2026-09-22T06:56:59Z"/>
            </w:rPr>
          </w:pPr>
          <w:sdt>
            <w:sdtPr>
              <w:id w:val="-1131573823"/>
              <w:tag w:val="goog_rdk_2067"/>
            </w:sdtPr>
            <w:sdtContent>
              <w:ins w:author="Rossi Rossi" w:id="28" w:date="2026-09-22T06:56:59Z"/>
              <w:sdt>
                <w:sdtPr>
                  <w:id w:val="-1432218000"/>
                  <w:tag w:val="goog_rdk_20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required IAM permissions.</w:t>
                    </w:r>
                  </w:ins>
                </w:sdtContent>
              </w:sdt>
              <w:ins w:author="Rossi Rossi" w:id="28" w:date="2026-09-22T06:56:59Z"/>
            </w:sdtContent>
          </w:sdt>
        </w:p>
      </w:sdtContent>
    </w:sdt>
    <w:sdt>
      <w:sdtPr>
        <w:id w:val="-357643118"/>
        <w:tag w:val="goog_rdk_2072"/>
      </w:sdtPr>
      <w:sdtContent>
        <w:p w:rsidR="00000000" w:rsidDel="00000000" w:rsidP="00000000" w:rsidRDefault="00000000" w:rsidRPr="00000000" w14:paraId="000002A6">
          <w:pPr>
            <w:numPr>
              <w:ilvl w:val="1"/>
              <w:numId w:val="6"/>
            </w:numPr>
            <w:ind w:left="502" w:hanging="360"/>
            <w:rPr>
              <w:ins w:author="Rossi Rossi" w:id="28" w:date="2026-09-22T06:56:59Z"/>
            </w:rPr>
          </w:pPr>
          <w:sdt>
            <w:sdtPr>
              <w:id w:val="145880176"/>
              <w:tag w:val="goog_rdk_2070"/>
            </w:sdtPr>
            <w:sdtContent>
              <w:ins w:author="Rossi Rossi" w:id="28" w:date="2026-09-22T06:56:59Z"/>
              <w:sdt>
                <w:sdtPr>
                  <w:id w:val="-1419085252"/>
                  <w:tag w:val="goog_rdk_207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28350042"/>
        <w:tag w:val="goog_rdk_2075"/>
      </w:sdtPr>
      <w:sdtContent>
        <w:p w:rsidR="00000000" w:rsidDel="00000000" w:rsidP="00000000" w:rsidRDefault="00000000" w:rsidRPr="00000000" w14:paraId="000002A7">
          <w:pPr>
            <w:numPr>
              <w:ilvl w:val="1"/>
              <w:numId w:val="6"/>
            </w:numPr>
            <w:ind w:left="502" w:hanging="360"/>
            <w:rPr>
              <w:ins w:author="Rossi Rossi" w:id="28" w:date="2026-09-22T06:56:59Z"/>
            </w:rPr>
          </w:pPr>
          <w:sdt>
            <w:sdtPr>
              <w:id w:val="-727183484"/>
              <w:tag w:val="goog_rdk_2073"/>
            </w:sdtPr>
            <w:sdtContent>
              <w:ins w:author="Rossi Rossi" w:id="28" w:date="2026-09-22T06:56:59Z"/>
              <w:sdt>
                <w:sdtPr>
                  <w:id w:val="-1323003430"/>
                  <w:tag w:val="goog_rdk_20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Ask your Google Cloud project or organization administrator to grant you a role</w:t>
                    </w:r>
                  </w:ins>
                </w:sdtContent>
              </w:sdt>
              <w:ins w:author="Rossi Rossi" w:id="28" w:date="2026-09-22T06:56:59Z"/>
            </w:sdtContent>
          </w:sdt>
        </w:p>
      </w:sdtContent>
    </w:sdt>
    <w:sdt>
      <w:sdtPr>
        <w:id w:val="-357581505"/>
        <w:tag w:val="goog_rdk_2078"/>
      </w:sdtPr>
      <w:sdtContent>
        <w:p w:rsidR="00000000" w:rsidDel="00000000" w:rsidP="00000000" w:rsidRDefault="00000000" w:rsidRPr="00000000" w14:paraId="000002A8">
          <w:pPr>
            <w:numPr>
              <w:ilvl w:val="1"/>
              <w:numId w:val="6"/>
            </w:numPr>
            <w:ind w:left="502" w:hanging="360"/>
            <w:rPr>
              <w:ins w:author="Rossi Rossi" w:id="28" w:date="2026-09-22T06:56:59Z"/>
            </w:rPr>
          </w:pPr>
          <w:sdt>
            <w:sdtPr>
              <w:id w:val="-406225427"/>
              <w:tag w:val="goog_rdk_2076"/>
            </w:sdtPr>
            <w:sdtContent>
              <w:ins w:author="Rossi Rossi" w:id="28" w:date="2026-09-22T06:56:59Z"/>
              <w:sdt>
                <w:sdtPr>
                  <w:id w:val="1786350497"/>
                  <w:tag w:val="goog_rdk_207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containing the following permissions (such as Project Editor):</w:t>
                    </w:r>
                  </w:ins>
                </w:sdtContent>
              </w:sdt>
              <w:ins w:author="Rossi Rossi" w:id="28" w:date="2026-09-22T06:56:59Z"/>
            </w:sdtContent>
          </w:sdt>
        </w:p>
      </w:sdtContent>
    </w:sdt>
    <w:sdt>
      <w:sdtPr>
        <w:id w:val="-752669072"/>
        <w:tag w:val="goog_rdk_2081"/>
      </w:sdtPr>
      <w:sdtContent>
        <w:p w:rsidR="00000000" w:rsidDel="00000000" w:rsidP="00000000" w:rsidRDefault="00000000" w:rsidRPr="00000000" w14:paraId="000002A9">
          <w:pPr>
            <w:numPr>
              <w:ilvl w:val="1"/>
              <w:numId w:val="6"/>
            </w:numPr>
            <w:ind w:left="502" w:hanging="360"/>
            <w:rPr>
              <w:ins w:author="Rossi Rossi" w:id="28" w:date="2026-09-22T06:56:59Z"/>
            </w:rPr>
          </w:pPr>
          <w:sdt>
            <w:sdtPr>
              <w:id w:val="-454873524"/>
              <w:tag w:val="goog_rdk_2079"/>
            </w:sdtPr>
            <w:sdtContent>
              <w:ins w:author="Rossi Rossi" w:id="28" w:date="2026-09-22T06:56:59Z"/>
              <w:sdt>
                <w:sdtPr>
                  <w:id w:val="621643325"/>
                  <w:tag w:val="goog_rdk_208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10424439"/>
        <w:tag w:val="goog_rdk_2084"/>
      </w:sdtPr>
      <w:sdtContent>
        <w:p w:rsidR="00000000" w:rsidDel="00000000" w:rsidP="00000000" w:rsidRDefault="00000000" w:rsidRPr="00000000" w14:paraId="000002AA">
          <w:pPr>
            <w:numPr>
              <w:ilvl w:val="1"/>
              <w:numId w:val="6"/>
            </w:numPr>
            <w:ind w:left="502" w:hanging="360"/>
            <w:rPr>
              <w:ins w:author="Rossi Rossi" w:id="28" w:date="2026-09-22T06:56:59Z"/>
            </w:rPr>
          </w:pPr>
          <w:sdt>
            <w:sdtPr>
              <w:id w:val="704289865"/>
              <w:tag w:val="goog_rdk_2082"/>
            </w:sdtPr>
            <w:sdtContent>
              <w:ins w:author="Rossi Rossi" w:id="28" w:date="2026-09-22T06:56:59Z"/>
              <w:sdt>
                <w:sdtPr>
                  <w:id w:val="967675559"/>
                  <w:tag w:val="goog_rdk_208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`resourcemanager.projects.get`: Allows AI Studio to verify the project.</w:t>
                    </w:r>
                  </w:ins>
                </w:sdtContent>
              </w:sdt>
              <w:ins w:author="Rossi Rossi" w:id="28" w:date="2026-09-22T06:56:59Z"/>
            </w:sdtContent>
          </w:sdt>
        </w:p>
      </w:sdtContent>
    </w:sdt>
    <w:sdt>
      <w:sdtPr>
        <w:id w:val="1203554652"/>
        <w:tag w:val="goog_rdk_2087"/>
      </w:sdtPr>
      <w:sdtContent>
        <w:p w:rsidR="00000000" w:rsidDel="00000000" w:rsidP="00000000" w:rsidRDefault="00000000" w:rsidRPr="00000000" w14:paraId="000002AB">
          <w:pPr>
            <w:numPr>
              <w:ilvl w:val="1"/>
              <w:numId w:val="6"/>
            </w:numPr>
            <w:ind w:left="502" w:hanging="360"/>
            <w:rPr>
              <w:ins w:author="Rossi Rossi" w:id="28" w:date="2026-09-22T06:56:59Z"/>
            </w:rPr>
          </w:pPr>
          <w:sdt>
            <w:sdtPr>
              <w:id w:val="479189560"/>
              <w:tag w:val="goog_rdk_2085"/>
            </w:sdtPr>
            <w:sdtContent>
              <w:ins w:author="Rossi Rossi" w:id="28" w:date="2026-09-22T06:56:59Z"/>
              <w:sdt>
                <w:sdtPr>
                  <w:id w:val="-674303865"/>
                  <w:tag w:val="goog_rdk_20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`apikeys.keys.create`: Allows key generation.</w:t>
                    </w:r>
                  </w:ins>
                </w:sdtContent>
              </w:sdt>
              <w:ins w:author="Rossi Rossi" w:id="28" w:date="2026-09-22T06:56:59Z"/>
            </w:sdtContent>
          </w:sdt>
        </w:p>
      </w:sdtContent>
    </w:sdt>
    <w:sdt>
      <w:sdtPr>
        <w:id w:val="-766651070"/>
        <w:tag w:val="goog_rdk_2090"/>
      </w:sdtPr>
      <w:sdtContent>
        <w:p w:rsidR="00000000" w:rsidDel="00000000" w:rsidP="00000000" w:rsidRDefault="00000000" w:rsidRPr="00000000" w14:paraId="000002AC">
          <w:pPr>
            <w:numPr>
              <w:ilvl w:val="1"/>
              <w:numId w:val="6"/>
            </w:numPr>
            <w:ind w:left="502" w:hanging="360"/>
            <w:rPr>
              <w:ins w:author="Rossi Rossi" w:id="28" w:date="2026-09-22T06:56:59Z"/>
            </w:rPr>
          </w:pPr>
          <w:sdt>
            <w:sdtPr>
              <w:id w:val="119958014"/>
              <w:tag w:val="goog_rdk_2088"/>
            </w:sdtPr>
            <w:sdtContent>
              <w:ins w:author="Rossi Rossi" w:id="28" w:date="2026-09-22T06:56:59Z"/>
              <w:sdt>
                <w:sdtPr>
                  <w:id w:val="725209860"/>
                  <w:tag w:val="goog_rdk_20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`serviceusage.services.enable`: Ensures the Generative Language API is enabled.</w:t>
                    </w:r>
                  </w:ins>
                </w:sdtContent>
              </w:sdt>
              <w:ins w:author="Rossi Rossi" w:id="28" w:date="2026-09-22T06:56:59Z"/>
            </w:sdtContent>
          </w:sdt>
        </w:p>
      </w:sdtContent>
    </w:sdt>
    <w:sdt>
      <w:sdtPr>
        <w:id w:val="-904045349"/>
        <w:tag w:val="goog_rdk_2093"/>
      </w:sdtPr>
      <w:sdtContent>
        <w:p w:rsidR="00000000" w:rsidDel="00000000" w:rsidP="00000000" w:rsidRDefault="00000000" w:rsidRPr="00000000" w14:paraId="000002AD">
          <w:pPr>
            <w:numPr>
              <w:ilvl w:val="1"/>
              <w:numId w:val="6"/>
            </w:numPr>
            <w:ind w:left="502" w:hanging="360"/>
            <w:rPr>
              <w:ins w:author="Rossi Rossi" w:id="28" w:date="2026-09-22T06:56:59Z"/>
            </w:rPr>
          </w:pPr>
          <w:sdt>
            <w:sdtPr>
              <w:id w:val="-1138824679"/>
              <w:tag w:val="goog_rdk_2091"/>
            </w:sdtPr>
            <w:sdtContent>
              <w:ins w:author="Rossi Rossi" w:id="28" w:date="2026-09-22T06:56:59Z"/>
              <w:sdt>
                <w:sdtPr>
                  <w:id w:val="-1745278892"/>
                  <w:tag w:val="goog_rdk_20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`iam.serviceAccounts.create`: Required to create the linked service account.</w:t>
                    </w:r>
                  </w:ins>
                </w:sdtContent>
              </w:sdt>
              <w:ins w:author="Rossi Rossi" w:id="28" w:date="2026-09-22T06:56:59Z"/>
            </w:sdtContent>
          </w:sdt>
        </w:p>
      </w:sdtContent>
    </w:sdt>
    <w:sdt>
      <w:sdtPr>
        <w:id w:val="1534868566"/>
        <w:tag w:val="goog_rdk_2096"/>
      </w:sdtPr>
      <w:sdtContent>
        <w:p w:rsidR="00000000" w:rsidDel="00000000" w:rsidP="00000000" w:rsidRDefault="00000000" w:rsidRPr="00000000" w14:paraId="000002AE">
          <w:pPr>
            <w:numPr>
              <w:ilvl w:val="1"/>
              <w:numId w:val="6"/>
            </w:numPr>
            <w:ind w:left="502" w:hanging="360"/>
            <w:rPr>
              <w:ins w:author="Rossi Rossi" w:id="28" w:date="2026-09-22T06:56:59Z"/>
            </w:rPr>
          </w:pPr>
          <w:sdt>
            <w:sdtPr>
              <w:id w:val="-383021336"/>
              <w:tag w:val="goog_rdk_2094"/>
            </w:sdtPr>
            <w:sdtContent>
              <w:ins w:author="Rossi Rossi" w:id="28" w:date="2026-09-22T06:56:59Z"/>
              <w:sdt>
                <w:sdtPr>
                  <w:id w:val="1911155394"/>
                  <w:tag w:val="goog_rdk_20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`iam.serviceAccountApiKeyBindings.create`: Binds the service account to the API key.</w:t>
                    </w:r>
                  </w:ins>
                </w:sdtContent>
              </w:sdt>
              <w:ins w:author="Rossi Rossi" w:id="28" w:date="2026-09-22T06:56:59Z"/>
            </w:sdtContent>
          </w:sdt>
        </w:p>
      </w:sdtContent>
    </w:sdt>
    <w:sdt>
      <w:sdtPr>
        <w:id w:val="-1649456077"/>
        <w:tag w:val="goog_rdk_2099"/>
      </w:sdtPr>
      <w:sdtContent>
        <w:p w:rsidR="00000000" w:rsidDel="00000000" w:rsidP="00000000" w:rsidRDefault="00000000" w:rsidRPr="00000000" w14:paraId="000002AF">
          <w:pPr>
            <w:numPr>
              <w:ilvl w:val="1"/>
              <w:numId w:val="6"/>
            </w:numPr>
            <w:ind w:left="502" w:hanging="360"/>
            <w:rPr>
              <w:ins w:author="Rossi Rossi" w:id="28" w:date="2026-09-22T06:56:59Z"/>
            </w:rPr>
          </w:pPr>
          <w:sdt>
            <w:sdtPr>
              <w:id w:val="1709796516"/>
              <w:tag w:val="goog_rdk_2097"/>
            </w:sdtPr>
            <w:sdtContent>
              <w:ins w:author="Rossi Rossi" w:id="28" w:date="2026-09-22T06:56:59Z"/>
              <w:sdt>
                <w:sdtPr>
                  <w:id w:val="646163742"/>
                  <w:tag w:val="goog_rdk_209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06875846"/>
        <w:tag w:val="goog_rdk_2102"/>
      </w:sdtPr>
      <w:sdtContent>
        <w:p w:rsidR="00000000" w:rsidDel="00000000" w:rsidP="00000000" w:rsidRDefault="00000000" w:rsidRPr="00000000" w14:paraId="000002B0">
          <w:pPr>
            <w:numPr>
              <w:ilvl w:val="1"/>
              <w:numId w:val="6"/>
            </w:numPr>
            <w:ind w:left="502" w:hanging="360"/>
            <w:rPr>
              <w:ins w:author="Rossi Rossi" w:id="28" w:date="2026-09-22T06:56:59Z"/>
            </w:rPr>
          </w:pPr>
          <w:sdt>
            <w:sdtPr>
              <w:id w:val="-815230116"/>
              <w:tag w:val="goog_rdk_2100"/>
            </w:sdtPr>
            <w:sdtContent>
              <w:ins w:author="Rossi Rossi" w:id="28" w:date="2026-09-22T06:56:59Z"/>
              <w:sdt>
                <w:sdtPr>
                  <w:id w:val="1219786707"/>
                  <w:tag w:val="goog_rdk_210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cannot get administrative access, you can create a new Google Cloud</w:t>
                    </w:r>
                  </w:ins>
                </w:sdtContent>
              </w:sdt>
              <w:ins w:author="Rossi Rossi" w:id="28" w:date="2026-09-22T06:56:59Z"/>
            </w:sdtContent>
          </w:sdt>
        </w:p>
      </w:sdtContent>
    </w:sdt>
    <w:sdt>
      <w:sdtPr>
        <w:id w:val="1511999095"/>
        <w:tag w:val="goog_rdk_2105"/>
      </w:sdtPr>
      <w:sdtContent>
        <w:p w:rsidR="00000000" w:rsidDel="00000000" w:rsidP="00000000" w:rsidRDefault="00000000" w:rsidRPr="00000000" w14:paraId="000002B1">
          <w:pPr>
            <w:numPr>
              <w:ilvl w:val="1"/>
              <w:numId w:val="6"/>
            </w:numPr>
            <w:ind w:left="502" w:hanging="360"/>
            <w:rPr>
              <w:ins w:author="Rossi Rossi" w:id="28" w:date="2026-09-22T06:56:59Z"/>
            </w:rPr>
          </w:pPr>
          <w:sdt>
            <w:sdtPr>
              <w:id w:val="1907160967"/>
              <w:tag w:val="goog_rdk_2103"/>
            </w:sdtPr>
            <w:sdtContent>
              <w:ins w:author="Rossi Rossi" w:id="28" w:date="2026-09-22T06:56:59Z"/>
              <w:sdt>
                <w:sdtPr>
                  <w:id w:val="1340733458"/>
                  <w:tag w:val="goog_rdk_210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project that is not associated with an organization to generate your keys.</w:t>
                    </w:r>
                  </w:ins>
                </w:sdtContent>
              </w:sdt>
              <w:ins w:author="Rossi Rossi" w:id="28" w:date="2026-09-22T06:56:59Z"/>
            </w:sdtContent>
          </w:sdt>
        </w:p>
      </w:sdtContent>
    </w:sdt>
    <w:sdt>
      <w:sdtPr>
        <w:id w:val="698670445"/>
        <w:tag w:val="goog_rdk_2108"/>
      </w:sdtPr>
      <w:sdtContent>
        <w:p w:rsidR="00000000" w:rsidDel="00000000" w:rsidP="00000000" w:rsidRDefault="00000000" w:rsidRPr="00000000" w14:paraId="000002B2">
          <w:pPr>
            <w:numPr>
              <w:ilvl w:val="1"/>
              <w:numId w:val="6"/>
            </w:numPr>
            <w:ind w:left="502" w:hanging="360"/>
            <w:rPr>
              <w:ins w:author="Rossi Rossi" w:id="28" w:date="2026-09-22T06:56:59Z"/>
            </w:rPr>
          </w:pPr>
          <w:sdt>
            <w:sdtPr>
              <w:id w:val="-680382763"/>
              <w:tag w:val="goog_rdk_2106"/>
            </w:sdtPr>
            <w:sdtContent>
              <w:ins w:author="Rossi Rossi" w:id="28" w:date="2026-09-22T06:56:59Z"/>
              <w:sdt>
                <w:sdtPr>
                  <w:id w:val="614596193"/>
                  <w:tag w:val="goog_rdk_210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21655873"/>
        <w:tag w:val="goog_rdk_2111"/>
      </w:sdtPr>
      <w:sdtContent>
        <w:p w:rsidR="00000000" w:rsidDel="00000000" w:rsidP="00000000" w:rsidRDefault="00000000" w:rsidRPr="00000000" w14:paraId="000002B3">
          <w:pPr>
            <w:numPr>
              <w:ilvl w:val="1"/>
              <w:numId w:val="6"/>
            </w:numPr>
            <w:ind w:left="502" w:hanging="360"/>
            <w:rPr>
              <w:ins w:author="Rossi Rossi" w:id="28" w:date="2026-09-22T06:56:59Z"/>
            </w:rPr>
          </w:pPr>
          <w:sdt>
            <w:sdtPr>
              <w:id w:val="1471936526"/>
              <w:tag w:val="goog_rdk_2109"/>
            </w:sdtPr>
            <w:sdtContent>
              <w:ins w:author="Rossi Rossi" w:id="28" w:date="2026-09-22T06:56:59Z"/>
              <w:sdt>
                <w:sdtPr>
                  <w:id w:val="-971224123"/>
                  <w:tag w:val="goog_rdk_211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Setting up your environment</w:t>
                    </w:r>
                  </w:ins>
                </w:sdtContent>
              </w:sdt>
              <w:ins w:author="Rossi Rossi" w:id="28" w:date="2026-09-22T06:56:59Z"/>
            </w:sdtContent>
          </w:sdt>
        </w:p>
      </w:sdtContent>
    </w:sdt>
    <w:sdt>
      <w:sdtPr>
        <w:id w:val="-361421327"/>
        <w:tag w:val="goog_rdk_2114"/>
      </w:sdtPr>
      <w:sdtContent>
        <w:p w:rsidR="00000000" w:rsidDel="00000000" w:rsidP="00000000" w:rsidRDefault="00000000" w:rsidRPr="00000000" w14:paraId="000002B4">
          <w:pPr>
            <w:numPr>
              <w:ilvl w:val="1"/>
              <w:numId w:val="6"/>
            </w:numPr>
            <w:ind w:left="502" w:hanging="360"/>
            <w:rPr>
              <w:ins w:author="Rossi Rossi" w:id="28" w:date="2026-09-22T06:56:59Z"/>
            </w:rPr>
          </w:pPr>
          <w:sdt>
            <w:sdtPr>
              <w:id w:val="-1610770482"/>
              <w:tag w:val="goog_rdk_2112"/>
            </w:sdtPr>
            <w:sdtContent>
              <w:ins w:author="Rossi Rossi" w:id="28" w:date="2026-09-22T06:56:59Z"/>
              <w:sdt>
                <w:sdtPr>
                  <w:id w:val="1845998386"/>
                  <w:tag w:val="goog_rdk_211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35894839"/>
        <w:tag w:val="goog_rdk_2117"/>
      </w:sdtPr>
      <w:sdtContent>
        <w:p w:rsidR="00000000" w:rsidDel="00000000" w:rsidP="00000000" w:rsidRDefault="00000000" w:rsidRPr="00000000" w14:paraId="000002B5">
          <w:pPr>
            <w:numPr>
              <w:ilvl w:val="1"/>
              <w:numId w:val="6"/>
            </w:numPr>
            <w:ind w:left="502" w:hanging="360"/>
            <w:rPr>
              <w:ins w:author="Rossi Rossi" w:id="28" w:date="2026-09-22T06:56:59Z"/>
            </w:rPr>
          </w:pPr>
          <w:sdt>
            <w:sdtPr>
              <w:id w:val="-1998454309"/>
              <w:tag w:val="goog_rdk_2115"/>
            </w:sdtPr>
            <w:sdtContent>
              <w:ins w:author="Rossi Rossi" w:id="28" w:date="2026-09-22T06:56:59Z"/>
              <w:sdt>
                <w:sdtPr>
                  <w:id w:val="-1740340139"/>
                  <w:tag w:val="goog_rdk_211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Once you have a key, configure your environment to use it securely in your</w:t>
                    </w:r>
                  </w:ins>
                </w:sdtContent>
              </w:sdt>
              <w:ins w:author="Rossi Rossi" w:id="28" w:date="2026-09-22T06:56:59Z"/>
            </w:sdtContent>
          </w:sdt>
        </w:p>
      </w:sdtContent>
    </w:sdt>
    <w:sdt>
      <w:sdtPr>
        <w:id w:val="1198530848"/>
        <w:tag w:val="goog_rdk_2120"/>
      </w:sdtPr>
      <w:sdtContent>
        <w:p w:rsidR="00000000" w:rsidDel="00000000" w:rsidP="00000000" w:rsidRDefault="00000000" w:rsidRPr="00000000" w14:paraId="000002B6">
          <w:pPr>
            <w:numPr>
              <w:ilvl w:val="1"/>
              <w:numId w:val="6"/>
            </w:numPr>
            <w:ind w:left="502" w:hanging="360"/>
            <w:rPr>
              <w:ins w:author="Rossi Rossi" w:id="28" w:date="2026-09-22T06:56:59Z"/>
            </w:rPr>
          </w:pPr>
          <w:sdt>
            <w:sdtPr>
              <w:id w:val="2063520787"/>
              <w:tag w:val="goog_rdk_2118"/>
            </w:sdtPr>
            <w:sdtContent>
              <w:ins w:author="Rossi Rossi" w:id="28" w:date="2026-09-22T06:56:59Z"/>
              <w:sdt>
                <w:sdtPr>
                  <w:id w:val="1041648920"/>
                  <w:tag w:val="goog_rdk_211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applications.</w:t>
                    </w:r>
                  </w:ins>
                </w:sdtContent>
              </w:sdt>
              <w:ins w:author="Rossi Rossi" w:id="28" w:date="2026-09-22T06:56:59Z"/>
            </w:sdtContent>
          </w:sdt>
        </w:p>
      </w:sdtContent>
    </w:sdt>
    <w:sdt>
      <w:sdtPr>
        <w:id w:val="831713779"/>
        <w:tag w:val="goog_rdk_2123"/>
      </w:sdtPr>
      <w:sdtContent>
        <w:p w:rsidR="00000000" w:rsidDel="00000000" w:rsidP="00000000" w:rsidRDefault="00000000" w:rsidRPr="00000000" w14:paraId="000002B7">
          <w:pPr>
            <w:numPr>
              <w:ilvl w:val="1"/>
              <w:numId w:val="6"/>
            </w:numPr>
            <w:ind w:left="502" w:hanging="360"/>
            <w:rPr>
              <w:ins w:author="Rossi Rossi" w:id="28" w:date="2026-09-22T06:56:59Z"/>
            </w:rPr>
          </w:pPr>
          <w:sdt>
            <w:sdtPr>
              <w:id w:val="1207705838"/>
              <w:tag w:val="goog_rdk_2121"/>
            </w:sdtPr>
            <w:sdtContent>
              <w:ins w:author="Rossi Rossi" w:id="28" w:date="2026-09-22T06:56:59Z"/>
              <w:sdt>
                <w:sdtPr>
                  <w:id w:val="1700718169"/>
                  <w:tag w:val="goog_rdk_212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73592868"/>
        <w:tag w:val="goog_rdk_2126"/>
      </w:sdtPr>
      <w:sdtContent>
        <w:p w:rsidR="00000000" w:rsidDel="00000000" w:rsidP="00000000" w:rsidRDefault="00000000" w:rsidRPr="00000000" w14:paraId="000002B8">
          <w:pPr>
            <w:numPr>
              <w:ilvl w:val="1"/>
              <w:numId w:val="6"/>
            </w:numPr>
            <w:ind w:left="502" w:hanging="360"/>
            <w:rPr>
              <w:ins w:author="Rossi Rossi" w:id="28" w:date="2026-09-22T06:56:59Z"/>
            </w:rPr>
          </w:pPr>
          <w:sdt>
            <w:sdtPr>
              <w:id w:val="-1543829247"/>
              <w:tag w:val="goog_rdk_2124"/>
            </w:sdtPr>
            <w:sdtContent>
              <w:ins w:author="Rossi Rossi" w:id="28" w:date="2026-09-22T06:56:59Z"/>
              <w:sdt>
                <w:sdtPr>
                  <w:id w:val="-574827695"/>
                  <w:tag w:val="goog_rdk_212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Option 1: Use environment variables (recommended)</w:t>
                    </w:r>
                  </w:ins>
                </w:sdtContent>
              </w:sdt>
              <w:ins w:author="Rossi Rossi" w:id="28" w:date="2026-09-22T06:56:59Z"/>
            </w:sdtContent>
          </w:sdt>
        </w:p>
      </w:sdtContent>
    </w:sdt>
    <w:sdt>
      <w:sdtPr>
        <w:id w:val="-1957727351"/>
        <w:tag w:val="goog_rdk_2129"/>
      </w:sdtPr>
      <w:sdtContent>
        <w:p w:rsidR="00000000" w:rsidDel="00000000" w:rsidP="00000000" w:rsidRDefault="00000000" w:rsidRPr="00000000" w14:paraId="000002B9">
          <w:pPr>
            <w:numPr>
              <w:ilvl w:val="1"/>
              <w:numId w:val="6"/>
            </w:numPr>
            <w:ind w:left="502" w:hanging="360"/>
            <w:rPr>
              <w:ins w:author="Rossi Rossi" w:id="28" w:date="2026-09-22T06:56:59Z"/>
            </w:rPr>
          </w:pPr>
          <w:sdt>
            <w:sdtPr>
              <w:id w:val="1514481487"/>
              <w:tag w:val="goog_rdk_2127"/>
            </w:sdtPr>
            <w:sdtContent>
              <w:ins w:author="Rossi Rossi" w:id="28" w:date="2026-09-22T06:56:59Z"/>
              <w:sdt>
                <w:sdtPr>
                  <w:id w:val="-1499009046"/>
                  <w:tag w:val="goog_rdk_212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683723283"/>
        <w:tag w:val="goog_rdk_2132"/>
      </w:sdtPr>
      <w:sdtContent>
        <w:p w:rsidR="00000000" w:rsidDel="00000000" w:rsidP="00000000" w:rsidRDefault="00000000" w:rsidRPr="00000000" w14:paraId="000002BA">
          <w:pPr>
            <w:numPr>
              <w:ilvl w:val="1"/>
              <w:numId w:val="6"/>
            </w:numPr>
            <w:ind w:left="502" w:hanging="360"/>
            <w:rPr>
              <w:ins w:author="Rossi Rossi" w:id="28" w:date="2026-09-22T06:56:59Z"/>
            </w:rPr>
          </w:pPr>
          <w:sdt>
            <w:sdtPr>
              <w:id w:val="-275854661"/>
              <w:tag w:val="goog_rdk_2130"/>
            </w:sdtPr>
            <w:sdtContent>
              <w:ins w:author="Rossi Rossi" w:id="28" w:date="2026-09-22T06:56:59Z"/>
              <w:sdt>
                <w:sdtPr>
                  <w:id w:val="48197387"/>
                  <w:tag w:val="goog_rdk_21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Set the environment variable `GEMINI_API_KEY` or `GOOGLE_API_KEY`. The Gemini</w:t>
                    </w:r>
                  </w:ins>
                </w:sdtContent>
              </w:sdt>
              <w:ins w:author="Rossi Rossi" w:id="28" w:date="2026-09-22T06:56:59Z"/>
            </w:sdtContent>
          </w:sdt>
        </w:p>
      </w:sdtContent>
    </w:sdt>
    <w:sdt>
      <w:sdtPr>
        <w:id w:val="-987011199"/>
        <w:tag w:val="goog_rdk_2135"/>
      </w:sdtPr>
      <w:sdtContent>
        <w:p w:rsidR="00000000" w:rsidDel="00000000" w:rsidP="00000000" w:rsidRDefault="00000000" w:rsidRPr="00000000" w14:paraId="000002BB">
          <w:pPr>
            <w:numPr>
              <w:ilvl w:val="1"/>
              <w:numId w:val="6"/>
            </w:numPr>
            <w:ind w:left="502" w:hanging="360"/>
            <w:rPr>
              <w:ins w:author="Rossi Rossi" w:id="28" w:date="2026-09-22T06:56:59Z"/>
            </w:rPr>
          </w:pPr>
          <w:sdt>
            <w:sdtPr>
              <w:id w:val="-1554645031"/>
              <w:tag w:val="goog_rdk_2133"/>
            </w:sdtPr>
            <w:sdtContent>
              <w:ins w:author="Rossi Rossi" w:id="28" w:date="2026-09-22T06:56:59Z"/>
              <w:sdt>
                <w:sdtPr>
                  <w:id w:val="-1361565498"/>
                  <w:tag w:val="goog_rdk_21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API client libraries automatically detect and use these variables. If both are</w:t>
                    </w:r>
                  </w:ins>
                </w:sdtContent>
              </w:sdt>
              <w:ins w:author="Rossi Rossi" w:id="28" w:date="2026-09-22T06:56:59Z"/>
            </w:sdtContent>
          </w:sdt>
        </w:p>
      </w:sdtContent>
    </w:sdt>
    <w:sdt>
      <w:sdtPr>
        <w:id w:val="-1179482068"/>
        <w:tag w:val="goog_rdk_2138"/>
      </w:sdtPr>
      <w:sdtContent>
        <w:p w:rsidR="00000000" w:rsidDel="00000000" w:rsidP="00000000" w:rsidRDefault="00000000" w:rsidRPr="00000000" w14:paraId="000002BC">
          <w:pPr>
            <w:numPr>
              <w:ilvl w:val="1"/>
              <w:numId w:val="6"/>
            </w:numPr>
            <w:ind w:left="502" w:hanging="360"/>
            <w:rPr>
              <w:ins w:author="Rossi Rossi" w:id="28" w:date="2026-09-22T06:56:59Z"/>
            </w:rPr>
          </w:pPr>
          <w:sdt>
            <w:sdtPr>
              <w:id w:val="-1456968539"/>
              <w:tag w:val="goog_rdk_2136"/>
            </w:sdtPr>
            <w:sdtContent>
              <w:ins w:author="Rossi Rossi" w:id="28" w:date="2026-09-22T06:56:59Z"/>
              <w:sdt>
                <w:sdtPr>
                  <w:id w:val="149043724"/>
                  <w:tag w:val="goog_rdk_213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set, `GOOGLE_API_KEY` takes precedence.</w:t>
                    </w:r>
                  </w:ins>
                </w:sdtContent>
              </w:sdt>
              <w:ins w:author="Rossi Rossi" w:id="28" w:date="2026-09-22T06:56:59Z"/>
            </w:sdtContent>
          </w:sdt>
        </w:p>
      </w:sdtContent>
    </w:sdt>
    <w:sdt>
      <w:sdtPr>
        <w:id w:val="-1059103232"/>
        <w:tag w:val="goog_rdk_2141"/>
      </w:sdtPr>
      <w:sdtContent>
        <w:p w:rsidR="00000000" w:rsidDel="00000000" w:rsidP="00000000" w:rsidRDefault="00000000" w:rsidRPr="00000000" w14:paraId="000002BD">
          <w:pPr>
            <w:numPr>
              <w:ilvl w:val="1"/>
              <w:numId w:val="6"/>
            </w:numPr>
            <w:ind w:left="502" w:hanging="360"/>
            <w:rPr>
              <w:ins w:author="Rossi Rossi" w:id="28" w:date="2026-09-22T06:56:59Z"/>
            </w:rPr>
          </w:pPr>
          <w:sdt>
            <w:sdtPr>
              <w:id w:val="31062764"/>
              <w:tag w:val="goog_rdk_2139"/>
            </w:sdtPr>
            <w:sdtContent>
              <w:ins w:author="Rossi Rossi" w:id="28" w:date="2026-09-22T06:56:59Z"/>
              <w:sdt>
                <w:sdtPr>
                  <w:id w:val="994243044"/>
                  <w:tag w:val="goog_rdk_214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06846659"/>
        <w:tag w:val="goog_rdk_2144"/>
      </w:sdtPr>
      <w:sdtContent>
        <w:p w:rsidR="00000000" w:rsidDel="00000000" w:rsidP="00000000" w:rsidRDefault="00000000" w:rsidRPr="00000000" w14:paraId="000002BE">
          <w:pPr>
            <w:numPr>
              <w:ilvl w:val="1"/>
              <w:numId w:val="6"/>
            </w:numPr>
            <w:ind w:left="502" w:hanging="360"/>
            <w:rPr>
              <w:ins w:author="Rossi Rossi" w:id="28" w:date="2026-09-22T06:56:59Z"/>
            </w:rPr>
          </w:pPr>
          <w:sdt>
            <w:sdtPr>
              <w:id w:val="-1812573723"/>
              <w:tag w:val="goog_rdk_2142"/>
            </w:sdtPr>
            <w:sdtContent>
              <w:ins w:author="Rossi Rossi" w:id="28" w:date="2026-09-22T06:56:59Z"/>
              <w:sdt>
                <w:sdtPr>
                  <w:id w:val="-1584918467"/>
                  <w:tag w:val="goog_rdk_214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Select your operating system to set the variable:</w:t>
                    </w:r>
                  </w:ins>
                </w:sdtContent>
              </w:sdt>
              <w:ins w:author="Rossi Rossi" w:id="28" w:date="2026-09-22T06:56:59Z"/>
            </w:sdtContent>
          </w:sdt>
        </w:p>
      </w:sdtContent>
    </w:sdt>
    <w:sdt>
      <w:sdtPr>
        <w:id w:val="726328005"/>
        <w:tag w:val="goog_rdk_2147"/>
      </w:sdtPr>
      <w:sdtContent>
        <w:p w:rsidR="00000000" w:rsidDel="00000000" w:rsidP="00000000" w:rsidRDefault="00000000" w:rsidRPr="00000000" w14:paraId="000002BF">
          <w:pPr>
            <w:numPr>
              <w:ilvl w:val="1"/>
              <w:numId w:val="6"/>
            </w:numPr>
            <w:ind w:left="502" w:hanging="360"/>
            <w:rPr>
              <w:ins w:author="Rossi Rossi" w:id="28" w:date="2026-09-22T06:56:59Z"/>
            </w:rPr>
          </w:pPr>
          <w:sdt>
            <w:sdtPr>
              <w:id w:val="32973136"/>
              <w:tag w:val="goog_rdk_2145"/>
            </w:sdtPr>
            <w:sdtContent>
              <w:ins w:author="Rossi Rossi" w:id="28" w:date="2026-09-22T06:56:59Z"/>
              <w:sdt>
                <w:sdtPr>
                  <w:id w:val="-1279961978"/>
                  <w:tag w:val="goog_rdk_214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06416271"/>
        <w:tag w:val="goog_rdk_2150"/>
      </w:sdtPr>
      <w:sdtContent>
        <w:p w:rsidR="00000000" w:rsidDel="00000000" w:rsidP="00000000" w:rsidRDefault="00000000" w:rsidRPr="00000000" w14:paraId="000002C0">
          <w:pPr>
            <w:numPr>
              <w:ilvl w:val="1"/>
              <w:numId w:val="6"/>
            </w:numPr>
            <w:ind w:left="502" w:hanging="360"/>
            <w:rPr>
              <w:ins w:author="Rossi Rossi" w:id="28" w:date="2026-09-22T06:56:59Z"/>
            </w:rPr>
          </w:pPr>
          <w:sdt>
            <w:sdtPr>
              <w:id w:val="1141455943"/>
              <w:tag w:val="goog_rdk_2148"/>
            </w:sdtPr>
            <w:sdtContent>
              <w:ins w:author="Rossi Rossi" w:id="28" w:date="2026-09-22T06:56:59Z"/>
              <w:sdt>
                <w:sdtPr>
                  <w:id w:val="-1155179133"/>
                  <w:tag w:val="goog_rdk_214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Linux/macOS - Bash</w:t>
                    </w:r>
                  </w:ins>
                </w:sdtContent>
              </w:sdt>
              <w:ins w:author="Rossi Rossi" w:id="28" w:date="2026-09-22T06:56:59Z"/>
            </w:sdtContent>
          </w:sdt>
        </w:p>
      </w:sdtContent>
    </w:sdt>
    <w:sdt>
      <w:sdtPr>
        <w:id w:val="1429098676"/>
        <w:tag w:val="goog_rdk_2153"/>
      </w:sdtPr>
      <w:sdtContent>
        <w:p w:rsidR="00000000" w:rsidDel="00000000" w:rsidP="00000000" w:rsidRDefault="00000000" w:rsidRPr="00000000" w14:paraId="000002C1">
          <w:pPr>
            <w:numPr>
              <w:ilvl w:val="1"/>
              <w:numId w:val="6"/>
            </w:numPr>
            <w:ind w:left="502" w:hanging="360"/>
            <w:rPr>
              <w:ins w:author="Rossi Rossi" w:id="28" w:date="2026-09-22T06:56:59Z"/>
            </w:rPr>
          </w:pPr>
          <w:sdt>
            <w:sdtPr>
              <w:id w:val="980058853"/>
              <w:tag w:val="goog_rdk_2151"/>
            </w:sdtPr>
            <w:sdtContent>
              <w:ins w:author="Rossi Rossi" w:id="28" w:date="2026-09-22T06:56:59Z"/>
              <w:sdt>
                <w:sdtPr>
                  <w:id w:val="1983370441"/>
                  <w:tag w:val="goog_rdk_215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19048600"/>
        <w:tag w:val="goog_rdk_2156"/>
      </w:sdtPr>
      <w:sdtContent>
        <w:p w:rsidR="00000000" w:rsidDel="00000000" w:rsidP="00000000" w:rsidRDefault="00000000" w:rsidRPr="00000000" w14:paraId="000002C2">
          <w:pPr>
            <w:numPr>
              <w:ilvl w:val="1"/>
              <w:numId w:val="6"/>
            </w:numPr>
            <w:ind w:left="502" w:hanging="360"/>
            <w:rPr>
              <w:ins w:author="Rossi Rossi" w:id="28" w:date="2026-09-22T06:56:59Z"/>
            </w:rPr>
          </w:pPr>
          <w:sdt>
            <w:sdtPr>
              <w:id w:val="1152032110"/>
              <w:tag w:val="goog_rdk_2154"/>
            </w:sdtPr>
            <w:sdtContent>
              <w:ins w:author="Rossi Rossi" w:id="28" w:date="2026-09-22T06:56:59Z"/>
              <w:sdt>
                <w:sdtPr>
                  <w:id w:val="-1725501416"/>
                  <w:tag w:val="goog_rdk_215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Verify if you have a bash configuration file:</w:t>
                    </w:r>
                  </w:ins>
                </w:sdtContent>
              </w:sdt>
              <w:ins w:author="Rossi Rossi" w:id="28" w:date="2026-09-22T06:56:59Z"/>
            </w:sdtContent>
          </w:sdt>
        </w:p>
      </w:sdtContent>
    </w:sdt>
    <w:sdt>
      <w:sdtPr>
        <w:id w:val="-302473580"/>
        <w:tag w:val="goog_rdk_2159"/>
      </w:sdtPr>
      <w:sdtContent>
        <w:p w:rsidR="00000000" w:rsidDel="00000000" w:rsidP="00000000" w:rsidRDefault="00000000" w:rsidRPr="00000000" w14:paraId="000002C3">
          <w:pPr>
            <w:numPr>
              <w:ilvl w:val="1"/>
              <w:numId w:val="6"/>
            </w:numPr>
            <w:ind w:left="502" w:hanging="360"/>
            <w:rPr>
              <w:ins w:author="Rossi Rossi" w:id="28" w:date="2026-09-22T06:56:59Z"/>
            </w:rPr>
          </w:pPr>
          <w:sdt>
            <w:sdtPr>
              <w:id w:val="1767409324"/>
              <w:tag w:val="goog_rdk_2157"/>
            </w:sdtPr>
            <w:sdtContent>
              <w:ins w:author="Rossi Rossi" w:id="28" w:date="2026-09-22T06:56:59Z"/>
              <w:sdt>
                <w:sdtPr>
                  <w:id w:val="-878821759"/>
                  <w:tag w:val="goog_rdk_215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08031176"/>
        <w:tag w:val="goog_rdk_2162"/>
      </w:sdtPr>
      <w:sdtContent>
        <w:p w:rsidR="00000000" w:rsidDel="00000000" w:rsidP="00000000" w:rsidRDefault="00000000" w:rsidRPr="00000000" w14:paraId="000002C4">
          <w:pPr>
            <w:numPr>
              <w:ilvl w:val="1"/>
              <w:numId w:val="6"/>
            </w:numPr>
            <w:ind w:left="502" w:hanging="360"/>
            <w:rPr>
              <w:ins w:author="Rossi Rossi" w:id="28" w:date="2026-09-22T06:56:59Z"/>
            </w:rPr>
          </w:pPr>
          <w:sdt>
            <w:sdtPr>
              <w:id w:val="-1058609735"/>
              <w:tag w:val="goog_rdk_2160"/>
            </w:sdtPr>
            <w:sdtContent>
              <w:ins w:author="Rossi Rossi" w:id="28" w:date="2026-09-22T06:56:59Z"/>
              <w:sdt>
                <w:sdtPr>
                  <w:id w:val="1542244176"/>
                  <w:tag w:val="goog_rdk_216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~/.bashrc</w:t>
                    </w:r>
                  </w:ins>
                </w:sdtContent>
              </w:sdt>
              <w:ins w:author="Rossi Rossi" w:id="28" w:date="2026-09-22T06:56:59Z"/>
            </w:sdtContent>
          </w:sdt>
        </w:p>
      </w:sdtContent>
    </w:sdt>
    <w:sdt>
      <w:sdtPr>
        <w:id w:val="1302933851"/>
        <w:tag w:val="goog_rdk_2165"/>
      </w:sdtPr>
      <w:sdtContent>
        <w:p w:rsidR="00000000" w:rsidDel="00000000" w:rsidP="00000000" w:rsidRDefault="00000000" w:rsidRPr="00000000" w14:paraId="000002C5">
          <w:pPr>
            <w:numPr>
              <w:ilvl w:val="1"/>
              <w:numId w:val="6"/>
            </w:numPr>
            <w:ind w:left="502" w:hanging="360"/>
            <w:rPr>
              <w:ins w:author="Rossi Rossi" w:id="28" w:date="2026-09-22T06:56:59Z"/>
            </w:rPr>
          </w:pPr>
          <w:sdt>
            <w:sdtPr>
              <w:id w:val="-1513014725"/>
              <w:tag w:val="goog_rdk_2163"/>
            </w:sdtPr>
            <w:sdtContent>
              <w:ins w:author="Rossi Rossi" w:id="28" w:date="2026-09-22T06:56:59Z"/>
              <w:sdt>
                <w:sdtPr>
                  <w:id w:val="1642887161"/>
                  <w:tag w:val="goog_rdk_216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41243839"/>
        <w:tag w:val="goog_rdk_2168"/>
      </w:sdtPr>
      <w:sdtContent>
        <w:p w:rsidR="00000000" w:rsidDel="00000000" w:rsidP="00000000" w:rsidRDefault="00000000" w:rsidRPr="00000000" w14:paraId="000002C6">
          <w:pPr>
            <w:numPr>
              <w:ilvl w:val="1"/>
              <w:numId w:val="6"/>
            </w:numPr>
            <w:ind w:left="502" w:hanging="360"/>
            <w:rPr>
              <w:ins w:author="Rossi Rossi" w:id="28" w:date="2026-09-22T06:56:59Z"/>
            </w:rPr>
          </w:pPr>
          <w:sdt>
            <w:sdtPr>
              <w:id w:val="-1555311336"/>
              <w:tag w:val="goog_rdk_2166"/>
            </w:sdtPr>
            <w:sdtContent>
              <w:ins w:author="Rossi Rossi" w:id="28" w:date="2026-09-22T06:56:59Z"/>
              <w:sdt>
                <w:sdtPr>
                  <w:id w:val="1962468216"/>
                  <w:tag w:val="goog_rdk_21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not, create one and open it:</w:t>
                    </w:r>
                  </w:ins>
                </w:sdtContent>
              </w:sdt>
              <w:ins w:author="Rossi Rossi" w:id="28" w:date="2026-09-22T06:56:59Z"/>
            </w:sdtContent>
          </w:sdt>
        </w:p>
      </w:sdtContent>
    </w:sdt>
    <w:sdt>
      <w:sdtPr>
        <w:id w:val="986032751"/>
        <w:tag w:val="goog_rdk_2171"/>
      </w:sdtPr>
      <w:sdtContent>
        <w:p w:rsidR="00000000" w:rsidDel="00000000" w:rsidP="00000000" w:rsidRDefault="00000000" w:rsidRPr="00000000" w14:paraId="000002C7">
          <w:pPr>
            <w:numPr>
              <w:ilvl w:val="1"/>
              <w:numId w:val="6"/>
            </w:numPr>
            <w:ind w:left="502" w:hanging="360"/>
            <w:rPr>
              <w:ins w:author="Rossi Rossi" w:id="28" w:date="2026-09-22T06:56:59Z"/>
            </w:rPr>
          </w:pPr>
          <w:sdt>
            <w:sdtPr>
              <w:id w:val="990421916"/>
              <w:tag w:val="goog_rdk_2169"/>
            </w:sdtPr>
            <w:sdtContent>
              <w:ins w:author="Rossi Rossi" w:id="28" w:date="2026-09-22T06:56:59Z"/>
              <w:sdt>
                <w:sdtPr>
                  <w:id w:val="1770999708"/>
                  <w:tag w:val="goog_rdk_217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85277699"/>
        <w:tag w:val="goog_rdk_2174"/>
      </w:sdtPr>
      <w:sdtContent>
        <w:p w:rsidR="00000000" w:rsidDel="00000000" w:rsidP="00000000" w:rsidRDefault="00000000" w:rsidRPr="00000000" w14:paraId="000002C8">
          <w:pPr>
            <w:numPr>
              <w:ilvl w:val="1"/>
              <w:numId w:val="6"/>
            </w:numPr>
            <w:ind w:left="502" w:hanging="360"/>
            <w:rPr>
              <w:ins w:author="Rossi Rossi" w:id="28" w:date="2026-09-22T06:56:59Z"/>
            </w:rPr>
          </w:pPr>
          <w:sdt>
            <w:sdtPr>
              <w:id w:val="1641728608"/>
              <w:tag w:val="goog_rdk_2172"/>
            </w:sdtPr>
            <w:sdtContent>
              <w:ins w:author="Rossi Rossi" w:id="28" w:date="2026-09-22T06:56:59Z"/>
              <w:sdt>
                <w:sdtPr>
                  <w:id w:val="-999156293"/>
                  <w:tag w:val="goog_rdk_217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touch ~/.bashrc &amp;&amp; open ~/.bashrc</w:t>
                    </w:r>
                  </w:ins>
                </w:sdtContent>
              </w:sdt>
              <w:ins w:author="Rossi Rossi" w:id="28" w:date="2026-09-22T06:56:59Z"/>
            </w:sdtContent>
          </w:sdt>
        </w:p>
      </w:sdtContent>
    </w:sdt>
    <w:sdt>
      <w:sdtPr>
        <w:id w:val="1499707661"/>
        <w:tag w:val="goog_rdk_2177"/>
      </w:sdtPr>
      <w:sdtContent>
        <w:p w:rsidR="00000000" w:rsidDel="00000000" w:rsidP="00000000" w:rsidRDefault="00000000" w:rsidRPr="00000000" w14:paraId="000002C9">
          <w:pPr>
            <w:numPr>
              <w:ilvl w:val="1"/>
              <w:numId w:val="6"/>
            </w:numPr>
            <w:ind w:left="502" w:hanging="360"/>
            <w:rPr>
              <w:ins w:author="Rossi Rossi" w:id="28" w:date="2026-09-22T06:56:59Z"/>
            </w:rPr>
          </w:pPr>
          <w:sdt>
            <w:sdtPr>
              <w:id w:val="37949304"/>
              <w:tag w:val="goog_rdk_2175"/>
            </w:sdtPr>
            <w:sdtContent>
              <w:ins w:author="Rossi Rossi" w:id="28" w:date="2026-09-22T06:56:59Z"/>
              <w:sdt>
                <w:sdtPr>
                  <w:id w:val="-1301721588"/>
                  <w:tag w:val="goog_rdk_217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19522031"/>
        <w:tag w:val="goog_rdk_2180"/>
      </w:sdtPr>
      <w:sdtContent>
        <w:p w:rsidR="00000000" w:rsidDel="00000000" w:rsidP="00000000" w:rsidRDefault="00000000" w:rsidRPr="00000000" w14:paraId="000002CA">
          <w:pPr>
            <w:numPr>
              <w:ilvl w:val="1"/>
              <w:numId w:val="6"/>
            </w:numPr>
            <w:ind w:left="502" w:hanging="360"/>
            <w:rPr>
              <w:ins w:author="Rossi Rossi" w:id="28" w:date="2026-09-22T06:56:59Z"/>
            </w:rPr>
          </w:pPr>
          <w:sdt>
            <w:sdtPr>
              <w:id w:val="-349236135"/>
              <w:tag w:val="goog_rdk_2178"/>
            </w:sdtPr>
            <w:sdtContent>
              <w:ins w:author="Rossi Rossi" w:id="28" w:date="2026-09-22T06:56:59Z"/>
              <w:sdt>
                <w:sdtPr>
                  <w:id w:val="1559941423"/>
                  <w:tag w:val="goog_rdk_217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 the export command at the end of the file:</w:t>
                    </w:r>
                  </w:ins>
                </w:sdtContent>
              </w:sdt>
              <w:ins w:author="Rossi Rossi" w:id="28" w:date="2026-09-22T06:56:59Z"/>
            </w:sdtContent>
          </w:sdt>
        </w:p>
      </w:sdtContent>
    </w:sdt>
    <w:sdt>
      <w:sdtPr>
        <w:id w:val="-1337529949"/>
        <w:tag w:val="goog_rdk_2183"/>
      </w:sdtPr>
      <w:sdtContent>
        <w:p w:rsidR="00000000" w:rsidDel="00000000" w:rsidP="00000000" w:rsidRDefault="00000000" w:rsidRPr="00000000" w14:paraId="000002CB">
          <w:pPr>
            <w:numPr>
              <w:ilvl w:val="1"/>
              <w:numId w:val="6"/>
            </w:numPr>
            <w:ind w:left="502" w:hanging="360"/>
            <w:rPr>
              <w:ins w:author="Rossi Rossi" w:id="28" w:date="2026-09-22T06:56:59Z"/>
            </w:rPr>
          </w:pPr>
          <w:sdt>
            <w:sdtPr>
              <w:id w:val="1349869952"/>
              <w:tag w:val="goog_rdk_2181"/>
            </w:sdtPr>
            <w:sdtContent>
              <w:ins w:author="Rossi Rossi" w:id="28" w:date="2026-09-22T06:56:59Z"/>
              <w:sdt>
                <w:sdtPr>
                  <w:id w:val="1706263706"/>
                  <w:tag w:val="goog_rdk_218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19750378"/>
        <w:tag w:val="goog_rdk_2186"/>
      </w:sdtPr>
      <w:sdtContent>
        <w:p w:rsidR="00000000" w:rsidDel="00000000" w:rsidP="00000000" w:rsidRDefault="00000000" w:rsidRPr="00000000" w14:paraId="000002CC">
          <w:pPr>
            <w:numPr>
              <w:ilvl w:val="1"/>
              <w:numId w:val="6"/>
            </w:numPr>
            <w:ind w:left="502" w:hanging="360"/>
            <w:rPr>
              <w:ins w:author="Rossi Rossi" w:id="28" w:date="2026-09-22T06:56:59Z"/>
            </w:rPr>
          </w:pPr>
          <w:sdt>
            <w:sdtPr>
              <w:id w:val="1775779889"/>
              <w:tag w:val="goog_rdk_2184"/>
            </w:sdtPr>
            <w:sdtContent>
              <w:ins w:author="Rossi Rossi" w:id="28" w:date="2026-09-22T06:56:59Z"/>
              <w:sdt>
                <w:sdtPr>
                  <w:id w:val="719059516"/>
                  <w:tag w:val="goog_rdk_218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28" w:date="2026-09-22T06:56:59Z"/>
            </w:sdtContent>
          </w:sdt>
        </w:p>
      </w:sdtContent>
    </w:sdt>
    <w:sdt>
      <w:sdtPr>
        <w:id w:val="-250448491"/>
        <w:tag w:val="goog_rdk_2189"/>
      </w:sdtPr>
      <w:sdtContent>
        <w:p w:rsidR="00000000" w:rsidDel="00000000" w:rsidP="00000000" w:rsidRDefault="00000000" w:rsidRPr="00000000" w14:paraId="000002CD">
          <w:pPr>
            <w:numPr>
              <w:ilvl w:val="1"/>
              <w:numId w:val="6"/>
            </w:numPr>
            <w:ind w:left="502" w:hanging="360"/>
            <w:rPr>
              <w:ins w:author="Rossi Rossi" w:id="28" w:date="2026-09-22T06:56:59Z"/>
            </w:rPr>
          </w:pPr>
          <w:sdt>
            <w:sdtPr>
              <w:id w:val="-862362327"/>
              <w:tag w:val="goog_rdk_2187"/>
            </w:sdtPr>
            <w:sdtContent>
              <w:ins w:author="Rossi Rossi" w:id="28" w:date="2026-09-22T06:56:59Z"/>
              <w:sdt>
                <w:sdtPr>
                  <w:id w:val="967990756"/>
                  <w:tag w:val="goog_rdk_218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33176934"/>
        <w:tag w:val="goog_rdk_2192"/>
      </w:sdtPr>
      <w:sdtContent>
        <w:p w:rsidR="00000000" w:rsidDel="00000000" w:rsidP="00000000" w:rsidRDefault="00000000" w:rsidRPr="00000000" w14:paraId="000002CE">
          <w:pPr>
            <w:numPr>
              <w:ilvl w:val="1"/>
              <w:numId w:val="6"/>
            </w:numPr>
            <w:ind w:left="502" w:hanging="360"/>
            <w:rPr>
              <w:ins w:author="Rossi Rossi" w:id="28" w:date="2026-09-22T06:56:59Z"/>
            </w:rPr>
          </w:pPr>
          <w:sdt>
            <w:sdtPr>
              <w:id w:val="-756520213"/>
              <w:tag w:val="goog_rdk_2190"/>
            </w:sdtPr>
            <w:sdtContent>
              <w:ins w:author="Rossi Rossi" w:id="28" w:date="2026-09-22T06:56:59Z"/>
              <w:sdt>
                <w:sdtPr>
                  <w:id w:val="-75254397"/>
                  <w:tag w:val="goog_rdk_21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28" w:date="2026-09-22T06:56:59Z"/>
            </w:sdtContent>
          </w:sdt>
        </w:p>
      </w:sdtContent>
    </w:sdt>
    <w:sdt>
      <w:sdtPr>
        <w:id w:val="1888424912"/>
        <w:tag w:val="goog_rdk_2195"/>
      </w:sdtPr>
      <w:sdtContent>
        <w:p w:rsidR="00000000" w:rsidDel="00000000" w:rsidP="00000000" w:rsidRDefault="00000000" w:rsidRPr="00000000" w14:paraId="000002CF">
          <w:pPr>
            <w:numPr>
              <w:ilvl w:val="1"/>
              <w:numId w:val="6"/>
            </w:numPr>
            <w:ind w:left="502" w:hanging="360"/>
            <w:rPr>
              <w:ins w:author="Rossi Rossi" w:id="28" w:date="2026-09-22T06:56:59Z"/>
            </w:rPr>
          </w:pPr>
          <w:sdt>
            <w:sdtPr>
              <w:id w:val="-1011475290"/>
              <w:tag w:val="goog_rdk_2193"/>
            </w:sdtPr>
            <w:sdtContent>
              <w:ins w:author="Rossi Rossi" w:id="28" w:date="2026-09-22T06:56:59Z"/>
              <w:sdt>
                <w:sdtPr>
                  <w:id w:val="1010724410"/>
                  <w:tag w:val="goog_rdk_219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602153357"/>
        <w:tag w:val="goog_rdk_2198"/>
      </w:sdtPr>
      <w:sdtContent>
        <w:p w:rsidR="00000000" w:rsidDel="00000000" w:rsidP="00000000" w:rsidRDefault="00000000" w:rsidRPr="00000000" w14:paraId="000002D0">
          <w:pPr>
            <w:numPr>
              <w:ilvl w:val="1"/>
              <w:numId w:val="6"/>
            </w:numPr>
            <w:ind w:left="502" w:hanging="360"/>
            <w:rPr>
              <w:ins w:author="Rossi Rossi" w:id="28" w:date="2026-09-22T06:56:59Z"/>
            </w:rPr>
          </w:pPr>
          <w:sdt>
            <w:sdtPr>
              <w:id w:val="1958121604"/>
              <w:tag w:val="goog_rdk_2196"/>
            </w:sdtPr>
            <w:sdtContent>
              <w:ins w:author="Rossi Rossi" w:id="28" w:date="2026-09-22T06:56:59Z"/>
              <w:sdt>
                <w:sdtPr>
                  <w:id w:val="-1571276138"/>
                  <w:tag w:val="goog_rdk_21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source ~/.bashrc</w:t>
                    </w:r>
                  </w:ins>
                </w:sdtContent>
              </w:sdt>
              <w:ins w:author="Rossi Rossi" w:id="28" w:date="2026-09-22T06:56:59Z"/>
            </w:sdtContent>
          </w:sdt>
        </w:p>
      </w:sdtContent>
    </w:sdt>
    <w:sdt>
      <w:sdtPr>
        <w:id w:val="-66795486"/>
        <w:tag w:val="goog_rdk_2201"/>
      </w:sdtPr>
      <w:sdtContent>
        <w:p w:rsidR="00000000" w:rsidDel="00000000" w:rsidP="00000000" w:rsidRDefault="00000000" w:rsidRPr="00000000" w14:paraId="000002D1">
          <w:pPr>
            <w:numPr>
              <w:ilvl w:val="1"/>
              <w:numId w:val="6"/>
            </w:numPr>
            <w:ind w:left="502" w:hanging="360"/>
            <w:rPr>
              <w:ins w:author="Rossi Rossi" w:id="28" w:date="2026-09-22T06:56:59Z"/>
            </w:rPr>
          </w:pPr>
          <w:sdt>
            <w:sdtPr>
              <w:id w:val="-811855321"/>
              <w:tag w:val="goog_rdk_2199"/>
            </w:sdtPr>
            <w:sdtContent>
              <w:ins w:author="Rossi Rossi" w:id="28" w:date="2026-09-22T06:56:59Z"/>
              <w:sdt>
                <w:sdtPr>
                  <w:id w:val="-1860091206"/>
                  <w:tag w:val="goog_rdk_220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6225874"/>
        <w:tag w:val="goog_rdk_2204"/>
      </w:sdtPr>
      <w:sdtContent>
        <w:p w:rsidR="00000000" w:rsidDel="00000000" w:rsidP="00000000" w:rsidRDefault="00000000" w:rsidRPr="00000000" w14:paraId="000002D2">
          <w:pPr>
            <w:numPr>
              <w:ilvl w:val="1"/>
              <w:numId w:val="6"/>
            </w:numPr>
            <w:ind w:left="502" w:hanging="360"/>
            <w:rPr>
              <w:ins w:author="Rossi Rossi" w:id="28" w:date="2026-09-22T06:56:59Z"/>
            </w:rPr>
          </w:pPr>
          <w:sdt>
            <w:sdtPr>
              <w:id w:val="-86713209"/>
              <w:tag w:val="goog_rdk_2202"/>
            </w:sdtPr>
            <w:sdtContent>
              <w:ins w:author="Rossi Rossi" w:id="28" w:date="2026-09-22T06:56:59Z"/>
              <w:sdt>
                <w:sdtPr>
                  <w:id w:val="937337057"/>
                  <w:tag w:val="goog_rdk_220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macOS - Zsh</w:t>
                    </w:r>
                  </w:ins>
                </w:sdtContent>
              </w:sdt>
              <w:ins w:author="Rossi Rossi" w:id="28" w:date="2026-09-22T06:56:59Z"/>
            </w:sdtContent>
          </w:sdt>
        </w:p>
      </w:sdtContent>
    </w:sdt>
    <w:sdt>
      <w:sdtPr>
        <w:id w:val="-123161577"/>
        <w:tag w:val="goog_rdk_2207"/>
      </w:sdtPr>
      <w:sdtContent>
        <w:p w:rsidR="00000000" w:rsidDel="00000000" w:rsidP="00000000" w:rsidRDefault="00000000" w:rsidRPr="00000000" w14:paraId="000002D3">
          <w:pPr>
            <w:numPr>
              <w:ilvl w:val="1"/>
              <w:numId w:val="6"/>
            </w:numPr>
            <w:ind w:left="502" w:hanging="360"/>
            <w:rPr>
              <w:ins w:author="Rossi Rossi" w:id="28" w:date="2026-09-22T06:56:59Z"/>
            </w:rPr>
          </w:pPr>
          <w:sdt>
            <w:sdtPr>
              <w:id w:val="-447371762"/>
              <w:tag w:val="goog_rdk_2205"/>
            </w:sdtPr>
            <w:sdtContent>
              <w:ins w:author="Rossi Rossi" w:id="28" w:date="2026-09-22T06:56:59Z"/>
              <w:sdt>
                <w:sdtPr>
                  <w:id w:val="-1052364393"/>
                  <w:tag w:val="goog_rdk_220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28699042"/>
        <w:tag w:val="goog_rdk_2210"/>
      </w:sdtPr>
      <w:sdtContent>
        <w:p w:rsidR="00000000" w:rsidDel="00000000" w:rsidP="00000000" w:rsidRDefault="00000000" w:rsidRPr="00000000" w14:paraId="000002D4">
          <w:pPr>
            <w:numPr>
              <w:ilvl w:val="1"/>
              <w:numId w:val="6"/>
            </w:numPr>
            <w:ind w:left="502" w:hanging="360"/>
            <w:rPr>
              <w:ins w:author="Rossi Rossi" w:id="28" w:date="2026-09-22T06:56:59Z"/>
            </w:rPr>
          </w:pPr>
          <w:sdt>
            <w:sdtPr>
              <w:id w:val="-1673856697"/>
              <w:tag w:val="goog_rdk_2208"/>
            </w:sdtPr>
            <w:sdtContent>
              <w:ins w:author="Rossi Rossi" w:id="28" w:date="2026-09-22T06:56:59Z"/>
              <w:sdt>
                <w:sdtPr>
                  <w:id w:val="-1338658448"/>
                  <w:tag w:val="goog_rdk_220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Verify if you have a zsh configuration file:</w:t>
                    </w:r>
                  </w:ins>
                </w:sdtContent>
              </w:sdt>
              <w:ins w:author="Rossi Rossi" w:id="28" w:date="2026-09-22T06:56:59Z"/>
            </w:sdtContent>
          </w:sdt>
        </w:p>
      </w:sdtContent>
    </w:sdt>
    <w:sdt>
      <w:sdtPr>
        <w:id w:val="2048845390"/>
        <w:tag w:val="goog_rdk_2213"/>
      </w:sdtPr>
      <w:sdtContent>
        <w:p w:rsidR="00000000" w:rsidDel="00000000" w:rsidP="00000000" w:rsidRDefault="00000000" w:rsidRPr="00000000" w14:paraId="000002D5">
          <w:pPr>
            <w:numPr>
              <w:ilvl w:val="1"/>
              <w:numId w:val="6"/>
            </w:numPr>
            <w:ind w:left="502" w:hanging="360"/>
            <w:rPr>
              <w:ins w:author="Rossi Rossi" w:id="28" w:date="2026-09-22T06:56:59Z"/>
            </w:rPr>
          </w:pPr>
          <w:sdt>
            <w:sdtPr>
              <w:id w:val="541810912"/>
              <w:tag w:val="goog_rdk_2211"/>
            </w:sdtPr>
            <w:sdtContent>
              <w:ins w:author="Rossi Rossi" w:id="28" w:date="2026-09-22T06:56:59Z"/>
              <w:sdt>
                <w:sdtPr>
                  <w:id w:val="2009017096"/>
                  <w:tag w:val="goog_rdk_221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14026954"/>
        <w:tag w:val="goog_rdk_2216"/>
      </w:sdtPr>
      <w:sdtContent>
        <w:p w:rsidR="00000000" w:rsidDel="00000000" w:rsidP="00000000" w:rsidRDefault="00000000" w:rsidRPr="00000000" w14:paraId="000002D6">
          <w:pPr>
            <w:numPr>
              <w:ilvl w:val="1"/>
              <w:numId w:val="6"/>
            </w:numPr>
            <w:ind w:left="502" w:hanging="360"/>
            <w:rPr>
              <w:ins w:author="Rossi Rossi" w:id="28" w:date="2026-09-22T06:56:59Z"/>
            </w:rPr>
          </w:pPr>
          <w:sdt>
            <w:sdtPr>
              <w:id w:val="1755603150"/>
              <w:tag w:val="goog_rdk_2214"/>
            </w:sdtPr>
            <w:sdtContent>
              <w:ins w:author="Rossi Rossi" w:id="28" w:date="2026-09-22T06:56:59Z"/>
              <w:sdt>
                <w:sdtPr>
                  <w:id w:val="1172616873"/>
                  <w:tag w:val="goog_rdk_221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~/.zshrc</w:t>
                    </w:r>
                  </w:ins>
                </w:sdtContent>
              </w:sdt>
              <w:ins w:author="Rossi Rossi" w:id="28" w:date="2026-09-22T06:56:59Z"/>
            </w:sdtContent>
          </w:sdt>
        </w:p>
      </w:sdtContent>
    </w:sdt>
    <w:sdt>
      <w:sdtPr>
        <w:id w:val="1024469553"/>
        <w:tag w:val="goog_rdk_2219"/>
      </w:sdtPr>
      <w:sdtContent>
        <w:p w:rsidR="00000000" w:rsidDel="00000000" w:rsidP="00000000" w:rsidRDefault="00000000" w:rsidRPr="00000000" w14:paraId="000002D7">
          <w:pPr>
            <w:numPr>
              <w:ilvl w:val="1"/>
              <w:numId w:val="6"/>
            </w:numPr>
            <w:ind w:left="502" w:hanging="360"/>
            <w:rPr>
              <w:ins w:author="Rossi Rossi" w:id="28" w:date="2026-09-22T06:56:59Z"/>
            </w:rPr>
          </w:pPr>
          <w:sdt>
            <w:sdtPr>
              <w:id w:val="-551796249"/>
              <w:tag w:val="goog_rdk_2217"/>
            </w:sdtPr>
            <w:sdtContent>
              <w:ins w:author="Rossi Rossi" w:id="28" w:date="2026-09-22T06:56:59Z"/>
              <w:sdt>
                <w:sdtPr>
                  <w:id w:val="-912422958"/>
                  <w:tag w:val="goog_rdk_221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91003723"/>
        <w:tag w:val="goog_rdk_2222"/>
      </w:sdtPr>
      <w:sdtContent>
        <w:p w:rsidR="00000000" w:rsidDel="00000000" w:rsidP="00000000" w:rsidRDefault="00000000" w:rsidRPr="00000000" w14:paraId="000002D8">
          <w:pPr>
            <w:numPr>
              <w:ilvl w:val="1"/>
              <w:numId w:val="6"/>
            </w:numPr>
            <w:ind w:left="502" w:hanging="360"/>
            <w:rPr>
              <w:ins w:author="Rossi Rossi" w:id="28" w:date="2026-09-22T06:56:59Z"/>
            </w:rPr>
          </w:pPr>
          <w:sdt>
            <w:sdtPr>
              <w:id w:val="-366826468"/>
              <w:tag w:val="goog_rdk_2220"/>
            </w:sdtPr>
            <w:sdtContent>
              <w:ins w:author="Rossi Rossi" w:id="28" w:date="2026-09-22T06:56:59Z"/>
              <w:sdt>
                <w:sdtPr>
                  <w:id w:val="1979599926"/>
                  <w:tag w:val="goog_rdk_22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not, create one and open it:</w:t>
                    </w:r>
                  </w:ins>
                </w:sdtContent>
              </w:sdt>
              <w:ins w:author="Rossi Rossi" w:id="28" w:date="2026-09-22T06:56:59Z"/>
            </w:sdtContent>
          </w:sdt>
        </w:p>
      </w:sdtContent>
    </w:sdt>
    <w:sdt>
      <w:sdtPr>
        <w:id w:val="-1294739193"/>
        <w:tag w:val="goog_rdk_2225"/>
      </w:sdtPr>
      <w:sdtContent>
        <w:p w:rsidR="00000000" w:rsidDel="00000000" w:rsidP="00000000" w:rsidRDefault="00000000" w:rsidRPr="00000000" w14:paraId="000002D9">
          <w:pPr>
            <w:numPr>
              <w:ilvl w:val="1"/>
              <w:numId w:val="6"/>
            </w:numPr>
            <w:ind w:left="502" w:hanging="360"/>
            <w:rPr>
              <w:ins w:author="Rossi Rossi" w:id="28" w:date="2026-09-22T06:56:59Z"/>
            </w:rPr>
          </w:pPr>
          <w:sdt>
            <w:sdtPr>
              <w:id w:val="120197129"/>
              <w:tag w:val="goog_rdk_2223"/>
            </w:sdtPr>
            <w:sdtContent>
              <w:ins w:author="Rossi Rossi" w:id="28" w:date="2026-09-22T06:56:59Z"/>
              <w:sdt>
                <w:sdtPr>
                  <w:id w:val="1704909322"/>
                  <w:tag w:val="goog_rdk_222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28552067"/>
        <w:tag w:val="goog_rdk_2228"/>
      </w:sdtPr>
      <w:sdtContent>
        <w:p w:rsidR="00000000" w:rsidDel="00000000" w:rsidP="00000000" w:rsidRDefault="00000000" w:rsidRPr="00000000" w14:paraId="000002DA">
          <w:pPr>
            <w:numPr>
              <w:ilvl w:val="1"/>
              <w:numId w:val="6"/>
            </w:numPr>
            <w:ind w:left="502" w:hanging="360"/>
            <w:rPr>
              <w:ins w:author="Rossi Rossi" w:id="28" w:date="2026-09-22T06:56:59Z"/>
            </w:rPr>
          </w:pPr>
          <w:sdt>
            <w:sdtPr>
              <w:id w:val="-1880890509"/>
              <w:tag w:val="goog_rdk_2226"/>
            </w:sdtPr>
            <w:sdtContent>
              <w:ins w:author="Rossi Rossi" w:id="28" w:date="2026-09-22T06:56:59Z"/>
              <w:sdt>
                <w:sdtPr>
                  <w:id w:val="-1969803566"/>
                  <w:tag w:val="goog_rdk_222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touch ~/.zshrc &amp;&amp; open ~/.zshrc</w:t>
                    </w:r>
                  </w:ins>
                </w:sdtContent>
              </w:sdt>
              <w:ins w:author="Rossi Rossi" w:id="28" w:date="2026-09-22T06:56:59Z"/>
            </w:sdtContent>
          </w:sdt>
        </w:p>
      </w:sdtContent>
    </w:sdt>
    <w:sdt>
      <w:sdtPr>
        <w:id w:val="-1959941779"/>
        <w:tag w:val="goog_rdk_2231"/>
      </w:sdtPr>
      <w:sdtContent>
        <w:p w:rsidR="00000000" w:rsidDel="00000000" w:rsidP="00000000" w:rsidRDefault="00000000" w:rsidRPr="00000000" w14:paraId="000002DB">
          <w:pPr>
            <w:numPr>
              <w:ilvl w:val="1"/>
              <w:numId w:val="6"/>
            </w:numPr>
            <w:ind w:left="502" w:hanging="360"/>
            <w:rPr>
              <w:ins w:author="Rossi Rossi" w:id="28" w:date="2026-09-22T06:56:59Z"/>
            </w:rPr>
          </w:pPr>
          <w:sdt>
            <w:sdtPr>
              <w:id w:val="-2082887355"/>
              <w:tag w:val="goog_rdk_2229"/>
            </w:sdtPr>
            <w:sdtContent>
              <w:ins w:author="Rossi Rossi" w:id="28" w:date="2026-09-22T06:56:59Z"/>
              <w:sdt>
                <w:sdtPr>
                  <w:id w:val="1219345730"/>
                  <w:tag w:val="goog_rdk_223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72718698"/>
        <w:tag w:val="goog_rdk_2234"/>
      </w:sdtPr>
      <w:sdtContent>
        <w:p w:rsidR="00000000" w:rsidDel="00000000" w:rsidP="00000000" w:rsidRDefault="00000000" w:rsidRPr="00000000" w14:paraId="000002DC">
          <w:pPr>
            <w:numPr>
              <w:ilvl w:val="1"/>
              <w:numId w:val="6"/>
            </w:numPr>
            <w:ind w:left="502" w:hanging="360"/>
            <w:rPr>
              <w:ins w:author="Rossi Rossi" w:id="28" w:date="2026-09-22T06:56:59Z"/>
            </w:rPr>
          </w:pPr>
          <w:sdt>
            <w:sdtPr>
              <w:id w:val="-1758671271"/>
              <w:tag w:val="goog_rdk_2232"/>
            </w:sdtPr>
            <w:sdtContent>
              <w:ins w:author="Rossi Rossi" w:id="28" w:date="2026-09-22T06:56:59Z"/>
              <w:sdt>
                <w:sdtPr>
                  <w:id w:val="-258929429"/>
                  <w:tag w:val="goog_rdk_223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 the export command:</w:t>
                    </w:r>
                  </w:ins>
                </w:sdtContent>
              </w:sdt>
              <w:ins w:author="Rossi Rossi" w:id="28" w:date="2026-09-22T06:56:59Z"/>
            </w:sdtContent>
          </w:sdt>
        </w:p>
      </w:sdtContent>
    </w:sdt>
    <w:sdt>
      <w:sdtPr>
        <w:id w:val="1763671660"/>
        <w:tag w:val="goog_rdk_2237"/>
      </w:sdtPr>
      <w:sdtContent>
        <w:p w:rsidR="00000000" w:rsidDel="00000000" w:rsidP="00000000" w:rsidRDefault="00000000" w:rsidRPr="00000000" w14:paraId="000002DD">
          <w:pPr>
            <w:numPr>
              <w:ilvl w:val="1"/>
              <w:numId w:val="6"/>
            </w:numPr>
            <w:ind w:left="502" w:hanging="360"/>
            <w:rPr>
              <w:ins w:author="Rossi Rossi" w:id="28" w:date="2026-09-22T06:56:59Z"/>
            </w:rPr>
          </w:pPr>
          <w:sdt>
            <w:sdtPr>
              <w:id w:val="1451709093"/>
              <w:tag w:val="goog_rdk_2235"/>
            </w:sdtPr>
            <w:sdtContent>
              <w:ins w:author="Rossi Rossi" w:id="28" w:date="2026-09-22T06:56:59Z"/>
              <w:sdt>
                <w:sdtPr>
                  <w:id w:val="-734615914"/>
                  <w:tag w:val="goog_rdk_223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34245513"/>
        <w:tag w:val="goog_rdk_2240"/>
      </w:sdtPr>
      <w:sdtContent>
        <w:p w:rsidR="00000000" w:rsidDel="00000000" w:rsidP="00000000" w:rsidRDefault="00000000" w:rsidRPr="00000000" w14:paraId="000002DE">
          <w:pPr>
            <w:numPr>
              <w:ilvl w:val="1"/>
              <w:numId w:val="6"/>
            </w:numPr>
            <w:ind w:left="502" w:hanging="360"/>
            <w:rPr>
              <w:ins w:author="Rossi Rossi" w:id="28" w:date="2026-09-22T06:56:59Z"/>
            </w:rPr>
          </w:pPr>
          <w:sdt>
            <w:sdtPr>
              <w:id w:val="1736918008"/>
              <w:tag w:val="goog_rdk_2238"/>
            </w:sdtPr>
            <w:sdtContent>
              <w:ins w:author="Rossi Rossi" w:id="28" w:date="2026-09-22T06:56:59Z"/>
              <w:sdt>
                <w:sdtPr>
                  <w:id w:val="-709274276"/>
                  <w:tag w:val="goog_rdk_223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28" w:date="2026-09-22T06:56:59Z"/>
            </w:sdtContent>
          </w:sdt>
        </w:p>
      </w:sdtContent>
    </w:sdt>
    <w:sdt>
      <w:sdtPr>
        <w:id w:val="-1345373989"/>
        <w:tag w:val="goog_rdk_2243"/>
      </w:sdtPr>
      <w:sdtContent>
        <w:p w:rsidR="00000000" w:rsidDel="00000000" w:rsidP="00000000" w:rsidRDefault="00000000" w:rsidRPr="00000000" w14:paraId="000002DF">
          <w:pPr>
            <w:numPr>
              <w:ilvl w:val="1"/>
              <w:numId w:val="6"/>
            </w:numPr>
            <w:ind w:left="502" w:hanging="360"/>
            <w:rPr>
              <w:ins w:author="Rossi Rossi" w:id="28" w:date="2026-09-22T06:56:59Z"/>
            </w:rPr>
          </w:pPr>
          <w:sdt>
            <w:sdtPr>
              <w:id w:val="-869332857"/>
              <w:tag w:val="goog_rdk_2241"/>
            </w:sdtPr>
            <w:sdtContent>
              <w:ins w:author="Rossi Rossi" w:id="28" w:date="2026-09-22T06:56:59Z"/>
              <w:sdt>
                <w:sdtPr>
                  <w:id w:val="1666233255"/>
                  <w:tag w:val="goog_rdk_224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04176411"/>
        <w:tag w:val="goog_rdk_2246"/>
      </w:sdtPr>
      <w:sdtContent>
        <w:p w:rsidR="00000000" w:rsidDel="00000000" w:rsidP="00000000" w:rsidRDefault="00000000" w:rsidRPr="00000000" w14:paraId="000002E0">
          <w:pPr>
            <w:numPr>
              <w:ilvl w:val="1"/>
              <w:numId w:val="6"/>
            </w:numPr>
            <w:ind w:left="502" w:hanging="360"/>
            <w:rPr>
              <w:ins w:author="Rossi Rossi" w:id="28" w:date="2026-09-22T06:56:59Z"/>
            </w:rPr>
          </w:pPr>
          <w:sdt>
            <w:sdtPr>
              <w:id w:val="-1759217116"/>
              <w:tag w:val="goog_rdk_2244"/>
            </w:sdtPr>
            <w:sdtContent>
              <w:ins w:author="Rossi Rossi" w:id="28" w:date="2026-09-22T06:56:59Z"/>
              <w:sdt>
                <w:sdtPr>
                  <w:id w:val="-868480699"/>
                  <w:tag w:val="goog_rdk_224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28" w:date="2026-09-22T06:56:59Z"/>
            </w:sdtContent>
          </w:sdt>
        </w:p>
      </w:sdtContent>
    </w:sdt>
    <w:sdt>
      <w:sdtPr>
        <w:id w:val="-1803516159"/>
        <w:tag w:val="goog_rdk_2249"/>
      </w:sdtPr>
      <w:sdtContent>
        <w:p w:rsidR="00000000" w:rsidDel="00000000" w:rsidP="00000000" w:rsidRDefault="00000000" w:rsidRPr="00000000" w14:paraId="000002E1">
          <w:pPr>
            <w:numPr>
              <w:ilvl w:val="1"/>
              <w:numId w:val="6"/>
            </w:numPr>
            <w:ind w:left="502" w:hanging="360"/>
            <w:rPr>
              <w:ins w:author="Rossi Rossi" w:id="28" w:date="2026-09-22T06:56:59Z"/>
            </w:rPr>
          </w:pPr>
          <w:sdt>
            <w:sdtPr>
              <w:id w:val="-1379348776"/>
              <w:tag w:val="goog_rdk_2247"/>
            </w:sdtPr>
            <w:sdtContent>
              <w:ins w:author="Rossi Rossi" w:id="28" w:date="2026-09-22T06:56:59Z"/>
              <w:sdt>
                <w:sdtPr>
                  <w:id w:val="-1145406548"/>
                  <w:tag w:val="goog_rdk_224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18090567"/>
        <w:tag w:val="goog_rdk_2252"/>
      </w:sdtPr>
      <w:sdtContent>
        <w:p w:rsidR="00000000" w:rsidDel="00000000" w:rsidP="00000000" w:rsidRDefault="00000000" w:rsidRPr="00000000" w14:paraId="000002E2">
          <w:pPr>
            <w:numPr>
              <w:ilvl w:val="1"/>
              <w:numId w:val="6"/>
            </w:numPr>
            <w:ind w:left="502" w:hanging="360"/>
            <w:rPr>
              <w:ins w:author="Rossi Rossi" w:id="28" w:date="2026-09-22T06:56:59Z"/>
            </w:rPr>
          </w:pPr>
          <w:sdt>
            <w:sdtPr>
              <w:id w:val="208885262"/>
              <w:tag w:val="goog_rdk_2250"/>
            </w:sdtPr>
            <w:sdtContent>
              <w:ins w:author="Rossi Rossi" w:id="28" w:date="2026-09-22T06:56:59Z"/>
              <w:sdt>
                <w:sdtPr>
                  <w:id w:val="1886030405"/>
                  <w:tag w:val="goog_rdk_225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source ~/.zshrc</w:t>
                    </w:r>
                  </w:ins>
                </w:sdtContent>
              </w:sdt>
              <w:ins w:author="Rossi Rossi" w:id="28" w:date="2026-09-22T06:56:59Z"/>
            </w:sdtContent>
          </w:sdt>
        </w:p>
      </w:sdtContent>
    </w:sdt>
    <w:sdt>
      <w:sdtPr>
        <w:id w:val="-492653485"/>
        <w:tag w:val="goog_rdk_2255"/>
      </w:sdtPr>
      <w:sdtContent>
        <w:p w:rsidR="00000000" w:rsidDel="00000000" w:rsidP="00000000" w:rsidRDefault="00000000" w:rsidRPr="00000000" w14:paraId="000002E3">
          <w:pPr>
            <w:numPr>
              <w:ilvl w:val="1"/>
              <w:numId w:val="6"/>
            </w:numPr>
            <w:ind w:left="502" w:hanging="360"/>
            <w:rPr>
              <w:ins w:author="Rossi Rossi" w:id="28" w:date="2026-09-22T06:56:59Z"/>
            </w:rPr>
          </w:pPr>
          <w:sdt>
            <w:sdtPr>
              <w:id w:val="-2141650799"/>
              <w:tag w:val="goog_rdk_2253"/>
            </w:sdtPr>
            <w:sdtContent>
              <w:ins w:author="Rossi Rossi" w:id="28" w:date="2026-09-22T06:56:59Z"/>
              <w:sdt>
                <w:sdtPr>
                  <w:id w:val="-139796716"/>
                  <w:tag w:val="goog_rdk_225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58556544"/>
        <w:tag w:val="goog_rdk_2258"/>
      </w:sdtPr>
      <w:sdtContent>
        <w:p w:rsidR="00000000" w:rsidDel="00000000" w:rsidP="00000000" w:rsidRDefault="00000000" w:rsidRPr="00000000" w14:paraId="000002E4">
          <w:pPr>
            <w:numPr>
              <w:ilvl w:val="1"/>
              <w:numId w:val="6"/>
            </w:numPr>
            <w:ind w:left="502" w:hanging="360"/>
            <w:rPr>
              <w:ins w:author="Rossi Rossi" w:id="28" w:date="2026-09-22T06:56:59Z"/>
            </w:rPr>
          </w:pPr>
          <w:sdt>
            <w:sdtPr>
              <w:id w:val="-236274510"/>
              <w:tag w:val="goog_rdk_2256"/>
            </w:sdtPr>
            <w:sdtContent>
              <w:ins w:author="Rossi Rossi" w:id="28" w:date="2026-09-22T06:56:59Z"/>
              <w:sdt>
                <w:sdtPr>
                  <w:id w:val="1305897823"/>
                  <w:tag w:val="goog_rdk_225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Windows</w:t>
                    </w:r>
                  </w:ins>
                </w:sdtContent>
              </w:sdt>
              <w:ins w:author="Rossi Rossi" w:id="28" w:date="2026-09-22T06:56:59Z"/>
            </w:sdtContent>
          </w:sdt>
        </w:p>
      </w:sdtContent>
    </w:sdt>
    <w:sdt>
      <w:sdtPr>
        <w:id w:val="519207216"/>
        <w:tag w:val="goog_rdk_2261"/>
      </w:sdtPr>
      <w:sdtContent>
        <w:p w:rsidR="00000000" w:rsidDel="00000000" w:rsidP="00000000" w:rsidRDefault="00000000" w:rsidRPr="00000000" w14:paraId="000002E5">
          <w:pPr>
            <w:numPr>
              <w:ilvl w:val="1"/>
              <w:numId w:val="6"/>
            </w:numPr>
            <w:ind w:left="502" w:hanging="360"/>
            <w:rPr>
              <w:ins w:author="Rossi Rossi" w:id="28" w:date="2026-09-22T06:56:59Z"/>
            </w:rPr>
          </w:pPr>
          <w:sdt>
            <w:sdtPr>
              <w:id w:val="699703229"/>
              <w:tag w:val="goog_rdk_2259"/>
            </w:sdtPr>
            <w:sdtContent>
              <w:ins w:author="Rossi Rossi" w:id="28" w:date="2026-09-22T06:56:59Z"/>
              <w:sdt>
                <w:sdtPr>
                  <w:id w:val="-982132780"/>
                  <w:tag w:val="goog_rdk_226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29237250"/>
        <w:tag w:val="goog_rdk_2264"/>
      </w:sdtPr>
      <w:sdtContent>
        <w:p w:rsidR="00000000" w:rsidDel="00000000" w:rsidP="00000000" w:rsidRDefault="00000000" w:rsidRPr="00000000" w14:paraId="000002E6">
          <w:pPr>
            <w:numPr>
              <w:ilvl w:val="1"/>
              <w:numId w:val="6"/>
            </w:numPr>
            <w:ind w:left="502" w:hanging="360"/>
            <w:rPr>
              <w:ins w:author="Rossi Rossi" w:id="28" w:date="2026-09-22T06:56:59Z"/>
            </w:rPr>
          </w:pPr>
          <w:sdt>
            <w:sdtPr>
              <w:id w:val="1896341875"/>
              <w:tag w:val="goog_rdk_2262"/>
            </w:sdtPr>
            <w:sdtContent>
              <w:ins w:author="Rossi Rossi" w:id="28" w:date="2026-09-22T06:56:59Z"/>
              <w:sdt>
                <w:sdtPr>
                  <w:id w:val="-2134883983"/>
                  <w:tag w:val="goog_rdk_22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Search for "Environment Variables" in the Windows search bar.</w:t>
                    </w:r>
                  </w:ins>
                </w:sdtContent>
              </w:sdt>
              <w:ins w:author="Rossi Rossi" w:id="28" w:date="2026-09-22T06:56:59Z"/>
            </w:sdtContent>
          </w:sdt>
        </w:p>
      </w:sdtContent>
    </w:sdt>
    <w:sdt>
      <w:sdtPr>
        <w:id w:val="-156251392"/>
        <w:tag w:val="goog_rdk_2267"/>
      </w:sdtPr>
      <w:sdtContent>
        <w:p w:rsidR="00000000" w:rsidDel="00000000" w:rsidP="00000000" w:rsidRDefault="00000000" w:rsidRPr="00000000" w14:paraId="000002E7">
          <w:pPr>
            <w:numPr>
              <w:ilvl w:val="1"/>
              <w:numId w:val="6"/>
            </w:numPr>
            <w:ind w:left="502" w:hanging="360"/>
            <w:rPr>
              <w:ins w:author="Rossi Rossi" w:id="28" w:date="2026-09-22T06:56:59Z"/>
            </w:rPr>
          </w:pPr>
          <w:sdt>
            <w:sdtPr>
              <w:id w:val="-1896241699"/>
              <w:tag w:val="goog_rdk_2265"/>
            </w:sdtPr>
            <w:sdtContent>
              <w:ins w:author="Rossi Rossi" w:id="28" w:date="2026-09-22T06:56:59Z"/>
              <w:sdt>
                <w:sdtPr>
                  <w:id w:val="436553966"/>
                  <w:tag w:val="goog_rdk_22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Click **Environment Variables** in the System Properties dialog.</w:t>
                    </w:r>
                  </w:ins>
                </w:sdtContent>
              </w:sdt>
              <w:ins w:author="Rossi Rossi" w:id="28" w:date="2026-09-22T06:56:59Z"/>
            </w:sdtContent>
          </w:sdt>
        </w:p>
      </w:sdtContent>
    </w:sdt>
    <w:sdt>
      <w:sdtPr>
        <w:id w:val="1492896196"/>
        <w:tag w:val="goog_rdk_2270"/>
      </w:sdtPr>
      <w:sdtContent>
        <w:p w:rsidR="00000000" w:rsidDel="00000000" w:rsidP="00000000" w:rsidRDefault="00000000" w:rsidRPr="00000000" w14:paraId="000002E8">
          <w:pPr>
            <w:numPr>
              <w:ilvl w:val="1"/>
              <w:numId w:val="6"/>
            </w:numPr>
            <w:ind w:left="502" w:hanging="360"/>
            <w:rPr>
              <w:ins w:author="Rossi Rossi" w:id="28" w:date="2026-09-22T06:56:59Z"/>
            </w:rPr>
          </w:pPr>
          <w:sdt>
            <w:sdtPr>
              <w:id w:val="1770035184"/>
              <w:tag w:val="goog_rdk_2268"/>
            </w:sdtPr>
            <w:sdtContent>
              <w:ins w:author="Rossi Rossi" w:id="28" w:date="2026-09-22T06:56:59Z"/>
              <w:sdt>
                <w:sdtPr>
                  <w:id w:val="-790990528"/>
                  <w:tag w:val="goog_rdk_226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**User variables** or **System variables** , click **New...**.</w:t>
                    </w:r>
                  </w:ins>
                </w:sdtContent>
              </w:sdt>
              <w:ins w:author="Rossi Rossi" w:id="28" w:date="2026-09-22T06:56:59Z"/>
            </w:sdtContent>
          </w:sdt>
        </w:p>
      </w:sdtContent>
    </w:sdt>
    <w:sdt>
      <w:sdtPr>
        <w:id w:val="669494700"/>
        <w:tag w:val="goog_rdk_2273"/>
      </w:sdtPr>
      <w:sdtContent>
        <w:p w:rsidR="00000000" w:rsidDel="00000000" w:rsidP="00000000" w:rsidRDefault="00000000" w:rsidRPr="00000000" w14:paraId="000002E9">
          <w:pPr>
            <w:numPr>
              <w:ilvl w:val="1"/>
              <w:numId w:val="6"/>
            </w:numPr>
            <w:ind w:left="502" w:hanging="360"/>
            <w:rPr>
              <w:ins w:author="Rossi Rossi" w:id="28" w:date="2026-09-22T06:56:59Z"/>
            </w:rPr>
          </w:pPr>
          <w:sdt>
            <w:sdtPr>
              <w:id w:val="29053844"/>
              <w:tag w:val="goog_rdk_2271"/>
            </w:sdtPr>
            <w:sdtContent>
              <w:ins w:author="Rossi Rossi" w:id="28" w:date="2026-09-22T06:56:59Z"/>
              <w:sdt>
                <w:sdtPr>
                  <w:id w:val="-1289367988"/>
                  <w:tag w:val="goog_rdk_227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Set the variable name to `GEMINI_API_KEY` and the value to your API key.</w:t>
                    </w:r>
                  </w:ins>
                </w:sdtContent>
              </w:sdt>
              <w:ins w:author="Rossi Rossi" w:id="28" w:date="2026-09-22T06:56:59Z"/>
            </w:sdtContent>
          </w:sdt>
        </w:p>
      </w:sdtContent>
    </w:sdt>
    <w:sdt>
      <w:sdtPr>
        <w:id w:val="-57359195"/>
        <w:tag w:val="goog_rdk_2276"/>
      </w:sdtPr>
      <w:sdtContent>
        <w:p w:rsidR="00000000" w:rsidDel="00000000" w:rsidP="00000000" w:rsidRDefault="00000000" w:rsidRPr="00000000" w14:paraId="000002EA">
          <w:pPr>
            <w:numPr>
              <w:ilvl w:val="1"/>
              <w:numId w:val="6"/>
            </w:numPr>
            <w:ind w:left="502" w:hanging="360"/>
            <w:rPr>
              <w:ins w:author="Rossi Rossi" w:id="28" w:date="2026-09-22T06:56:59Z"/>
            </w:rPr>
          </w:pPr>
          <w:sdt>
            <w:sdtPr>
              <w:id w:val="-1716936211"/>
              <w:tag w:val="goog_rdk_2274"/>
            </w:sdtPr>
            <w:sdtContent>
              <w:ins w:author="Rossi Rossi" w:id="28" w:date="2026-09-22T06:56:59Z"/>
              <w:sdt>
                <w:sdtPr>
                  <w:id w:val="1113588289"/>
                  <w:tag w:val="goog_rdk_227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28" w:date="2026-09-22T06:56:59Z"/>
            </w:sdtContent>
          </w:sdt>
        </w:p>
      </w:sdtContent>
    </w:sdt>
    <w:sdt>
      <w:sdtPr>
        <w:id w:val="1339162788"/>
        <w:tag w:val="goog_rdk_2279"/>
      </w:sdtPr>
      <w:sdtContent>
        <w:p w:rsidR="00000000" w:rsidDel="00000000" w:rsidP="00000000" w:rsidRDefault="00000000" w:rsidRPr="00000000" w14:paraId="000002EB">
          <w:pPr>
            <w:numPr>
              <w:ilvl w:val="1"/>
              <w:numId w:val="6"/>
            </w:numPr>
            <w:ind w:left="502" w:hanging="360"/>
            <w:rPr>
              <w:ins w:author="Rossi Rossi" w:id="28" w:date="2026-09-22T06:56:59Z"/>
            </w:rPr>
          </w:pPr>
          <w:sdt>
            <w:sdtPr>
              <w:id w:val="-1864203987"/>
              <w:tag w:val="goog_rdk_2277"/>
            </w:sdtPr>
            <w:sdtContent>
              <w:ins w:author="Rossi Rossi" w:id="28" w:date="2026-09-22T06:56:59Z"/>
              <w:sdt>
                <w:sdtPr>
                  <w:id w:val="111644080"/>
                  <w:tag w:val="goog_rdk_227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90204190"/>
        <w:tag w:val="goog_rdk_2282"/>
      </w:sdtPr>
      <w:sdtContent>
        <w:p w:rsidR="00000000" w:rsidDel="00000000" w:rsidP="00000000" w:rsidRDefault="00000000" w:rsidRPr="00000000" w14:paraId="000002EC">
          <w:pPr>
            <w:numPr>
              <w:ilvl w:val="1"/>
              <w:numId w:val="6"/>
            </w:numPr>
            <w:ind w:left="502" w:hanging="360"/>
            <w:rPr>
              <w:ins w:author="Rossi Rossi" w:id="28" w:date="2026-09-22T06:56:59Z"/>
            </w:rPr>
          </w:pPr>
          <w:sdt>
            <w:sdtPr>
              <w:id w:val="-317652727"/>
              <w:tag w:val="goog_rdk_2280"/>
            </w:sdtPr>
            <w:sdtContent>
              <w:ins w:author="Rossi Rossi" w:id="28" w:date="2026-09-22T06:56:59Z"/>
              <w:sdt>
                <w:sdtPr>
                  <w:id w:val="1518300299"/>
                  <w:tag w:val="goog_rdk_228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28" w:date="2026-09-22T06:56:59Z"/>
            </w:sdtContent>
          </w:sdt>
        </w:p>
      </w:sdtContent>
    </w:sdt>
    <w:sdt>
      <w:sdtPr>
        <w:id w:val="1279480306"/>
        <w:tag w:val="goog_rdk_2285"/>
      </w:sdtPr>
      <w:sdtContent>
        <w:p w:rsidR="00000000" w:rsidDel="00000000" w:rsidP="00000000" w:rsidRDefault="00000000" w:rsidRPr="00000000" w14:paraId="000002ED">
          <w:pPr>
            <w:numPr>
              <w:ilvl w:val="1"/>
              <w:numId w:val="6"/>
            </w:numPr>
            <w:ind w:left="502" w:hanging="360"/>
            <w:rPr>
              <w:ins w:author="Rossi Rossi" w:id="28" w:date="2026-09-22T06:56:59Z"/>
            </w:rPr>
          </w:pPr>
          <w:sdt>
            <w:sdtPr>
              <w:id w:val="-1841173140"/>
              <w:tag w:val="goog_rdk_2283"/>
            </w:sdtPr>
            <w:sdtContent>
              <w:ins w:author="Rossi Rossi" w:id="28" w:date="2026-09-22T06:56:59Z"/>
              <w:sdt>
                <w:sdtPr>
                  <w:id w:val="2069038534"/>
                  <w:tag w:val="goog_rdk_228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108768927"/>
        <w:tag w:val="goog_rdk_2288"/>
      </w:sdtPr>
      <w:sdtContent>
        <w:p w:rsidR="00000000" w:rsidDel="00000000" w:rsidP="00000000" w:rsidRDefault="00000000" w:rsidRPr="00000000" w14:paraId="000002EE">
          <w:pPr>
            <w:numPr>
              <w:ilvl w:val="1"/>
              <w:numId w:val="6"/>
            </w:numPr>
            <w:ind w:left="502" w:hanging="360"/>
            <w:rPr>
              <w:ins w:author="Rossi Rossi" w:id="28" w:date="2026-09-22T06:56:59Z"/>
            </w:rPr>
          </w:pPr>
          <w:sdt>
            <w:sdtPr>
              <w:id w:val="-431208750"/>
              <w:tag w:val="goog_rdk_2286"/>
            </w:sdtPr>
            <w:sdtContent>
              <w:ins w:author="Rossi Rossi" w:id="28" w:date="2026-09-22T06:56:59Z"/>
              <w:sdt>
                <w:sdtPr>
                  <w:id w:val="-1810273970"/>
                  <w:tag w:val="goog_rdk_228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28" w:date="2026-09-22T06:56:59Z"/>
            </w:sdtContent>
          </w:sdt>
        </w:p>
      </w:sdtContent>
    </w:sdt>
    <w:sdt>
      <w:sdtPr>
        <w:id w:val="489860097"/>
        <w:tag w:val="goog_rdk_2291"/>
      </w:sdtPr>
      <w:sdtContent>
        <w:p w:rsidR="00000000" w:rsidDel="00000000" w:rsidP="00000000" w:rsidRDefault="00000000" w:rsidRPr="00000000" w14:paraId="000002EF">
          <w:pPr>
            <w:numPr>
              <w:ilvl w:val="1"/>
              <w:numId w:val="6"/>
            </w:numPr>
            <w:ind w:left="502" w:hanging="360"/>
            <w:rPr>
              <w:ins w:author="Rossi Rossi" w:id="28" w:date="2026-09-22T06:56:59Z"/>
            </w:rPr>
          </w:pPr>
          <w:sdt>
            <w:sdtPr>
              <w:id w:val="-102854894"/>
              <w:tag w:val="goog_rdk_2289"/>
            </w:sdtPr>
            <w:sdtContent>
              <w:ins w:author="Rossi Rossi" w:id="28" w:date="2026-09-22T06:56:59Z"/>
              <w:sdt>
                <w:sdtPr>
                  <w:id w:val="145874596"/>
                  <w:tag w:val="goog_rdk_229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28" w:date="2026-09-22T06:56:59Z"/>
            </w:sdtContent>
          </w:sdt>
        </w:p>
      </w:sdtContent>
    </w:sdt>
    <w:sdt>
      <w:sdtPr>
        <w:id w:val="1360351151"/>
        <w:tag w:val="goog_rdk_2294"/>
      </w:sdtPr>
      <w:sdtContent>
        <w:p w:rsidR="00000000" w:rsidDel="00000000" w:rsidP="00000000" w:rsidRDefault="00000000" w:rsidRPr="00000000" w14:paraId="000002F0">
          <w:pPr>
            <w:numPr>
              <w:ilvl w:val="1"/>
              <w:numId w:val="6"/>
            </w:numPr>
            <w:ind w:left="502" w:hanging="360"/>
            <w:rPr>
              <w:ins w:author="Rossi Rossi" w:id="28" w:date="2026-09-22T06:56:59Z"/>
            </w:rPr>
          </w:pPr>
          <w:sdt>
            <w:sdtPr>
              <w:id w:val="1492836993"/>
              <w:tag w:val="goog_rdk_2292"/>
            </w:sdtPr>
            <w:sdtContent>
              <w:ins w:author="Rossi Rossi" w:id="28" w:date="2026-09-22T06:56:59Z"/>
              <w:sdt>
                <w:sdtPr>
                  <w:id w:val="-1043086483"/>
                  <w:tag w:val="goog_rdk_229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34845829"/>
        <w:tag w:val="goog_rdk_2297"/>
      </w:sdtPr>
      <w:sdtContent>
        <w:p w:rsidR="00000000" w:rsidDel="00000000" w:rsidP="00000000" w:rsidRDefault="00000000" w:rsidRPr="00000000" w14:paraId="000002F1">
          <w:pPr>
            <w:numPr>
              <w:ilvl w:val="1"/>
              <w:numId w:val="6"/>
            </w:numPr>
            <w:ind w:left="502" w:hanging="360"/>
            <w:rPr>
              <w:ins w:author="Rossi Rossi" w:id="28" w:date="2026-09-22T06:56:59Z"/>
            </w:rPr>
          </w:pPr>
          <w:sdt>
            <w:sdtPr>
              <w:id w:val="1407968146"/>
              <w:tag w:val="goog_rdk_2295"/>
            </w:sdtPr>
            <w:sdtContent>
              <w:ins w:author="Rossi Rossi" w:id="28" w:date="2026-09-22T06:56:59Z"/>
              <w:sdt>
                <w:sdtPr>
                  <w:id w:val="-1700021873"/>
                  <w:tag w:val="goog_rdk_229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Python</w:t>
                    </w:r>
                  </w:ins>
                </w:sdtContent>
              </w:sdt>
              <w:ins w:author="Rossi Rossi" w:id="28" w:date="2026-09-22T06:56:59Z"/>
            </w:sdtContent>
          </w:sdt>
        </w:p>
      </w:sdtContent>
    </w:sdt>
    <w:sdt>
      <w:sdtPr>
        <w:id w:val="-294547614"/>
        <w:tag w:val="goog_rdk_2300"/>
      </w:sdtPr>
      <w:sdtContent>
        <w:p w:rsidR="00000000" w:rsidDel="00000000" w:rsidP="00000000" w:rsidRDefault="00000000" w:rsidRPr="00000000" w14:paraId="000002F2">
          <w:pPr>
            <w:numPr>
              <w:ilvl w:val="1"/>
              <w:numId w:val="6"/>
            </w:numPr>
            <w:ind w:left="502" w:hanging="360"/>
            <w:rPr>
              <w:ins w:author="Rossi Rossi" w:id="28" w:date="2026-09-22T06:56:59Z"/>
            </w:rPr>
          </w:pPr>
          <w:sdt>
            <w:sdtPr>
              <w:id w:val="-386108436"/>
              <w:tag w:val="goog_rdk_2298"/>
            </w:sdtPr>
            <w:sdtContent>
              <w:ins w:author="Rossi Rossi" w:id="28" w:date="2026-09-22T06:56:59Z"/>
              <w:sdt>
                <w:sdtPr>
                  <w:id w:val="1518347882"/>
                  <w:tag w:val="goog_rdk_229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89172841"/>
        <w:tag w:val="goog_rdk_2303"/>
      </w:sdtPr>
      <w:sdtContent>
        <w:p w:rsidR="00000000" w:rsidDel="00000000" w:rsidP="00000000" w:rsidRDefault="00000000" w:rsidRPr="00000000" w14:paraId="000002F3">
          <w:pPr>
            <w:numPr>
              <w:ilvl w:val="1"/>
              <w:numId w:val="6"/>
            </w:numPr>
            <w:ind w:left="502" w:hanging="360"/>
            <w:rPr>
              <w:ins w:author="Rossi Rossi" w:id="28" w:date="2026-09-22T06:56:59Z"/>
            </w:rPr>
          </w:pPr>
          <w:sdt>
            <w:sdtPr>
              <w:id w:val="1987854345"/>
              <w:tag w:val="goog_rdk_2301"/>
            </w:sdtPr>
            <w:sdtContent>
              <w:ins w:author="Rossi Rossi" w:id="28" w:date="2026-09-22T06:56:59Z"/>
              <w:sdt>
                <w:sdtPr>
                  <w:id w:val="-705232726"/>
                  <w:tag w:val="goog_rdk_23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from google import genai</w:t>
                    </w:r>
                  </w:ins>
                </w:sdtContent>
              </w:sdt>
              <w:ins w:author="Rossi Rossi" w:id="28" w:date="2026-09-22T06:56:59Z"/>
            </w:sdtContent>
          </w:sdt>
        </w:p>
      </w:sdtContent>
    </w:sdt>
    <w:sdt>
      <w:sdtPr>
        <w:id w:val="-1232210866"/>
        <w:tag w:val="goog_rdk_2306"/>
      </w:sdtPr>
      <w:sdtContent>
        <w:p w:rsidR="00000000" w:rsidDel="00000000" w:rsidP="00000000" w:rsidRDefault="00000000" w:rsidRPr="00000000" w14:paraId="000002F4">
          <w:pPr>
            <w:numPr>
              <w:ilvl w:val="1"/>
              <w:numId w:val="6"/>
            </w:numPr>
            <w:ind w:left="502" w:hanging="360"/>
            <w:rPr>
              <w:ins w:author="Rossi Rossi" w:id="28" w:date="2026-09-22T06:56:59Z"/>
            </w:rPr>
          </w:pPr>
          <w:sdt>
            <w:sdtPr>
              <w:id w:val="64690580"/>
              <w:tag w:val="goog_rdk_2304"/>
            </w:sdtPr>
            <w:sdtContent>
              <w:ins w:author="Rossi Rossi" w:id="28" w:date="2026-09-22T06:56:59Z"/>
              <w:sdt>
                <w:sdtPr>
                  <w:id w:val="-321458269"/>
                  <w:tag w:val="goog_rdk_230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97324304"/>
        <w:tag w:val="goog_rdk_2309"/>
      </w:sdtPr>
      <w:sdtContent>
        <w:p w:rsidR="00000000" w:rsidDel="00000000" w:rsidP="00000000" w:rsidRDefault="00000000" w:rsidRPr="00000000" w14:paraId="000002F5">
          <w:pPr>
            <w:numPr>
              <w:ilvl w:val="1"/>
              <w:numId w:val="6"/>
            </w:numPr>
            <w:ind w:left="502" w:hanging="360"/>
            <w:rPr>
              <w:ins w:author="Rossi Rossi" w:id="28" w:date="2026-09-22T06:56:59Z"/>
            </w:rPr>
          </w:pPr>
          <w:sdt>
            <w:sdtPr>
              <w:id w:val="1071980785"/>
              <w:tag w:val="goog_rdk_2307"/>
            </w:sdtPr>
            <w:sdtContent>
              <w:ins w:author="Rossi Rossi" w:id="28" w:date="2026-09-22T06:56:59Z"/>
              <w:sdt>
                <w:sdtPr>
                  <w:id w:val="442349598"/>
                  <w:tag w:val="goog_rdk_230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28" w:date="2026-09-22T06:56:59Z"/>
            </w:sdtContent>
          </w:sdt>
        </w:p>
      </w:sdtContent>
    </w:sdt>
    <w:sdt>
      <w:sdtPr>
        <w:id w:val="1266074974"/>
        <w:tag w:val="goog_rdk_2312"/>
      </w:sdtPr>
      <w:sdtContent>
        <w:p w:rsidR="00000000" w:rsidDel="00000000" w:rsidP="00000000" w:rsidRDefault="00000000" w:rsidRPr="00000000" w14:paraId="000002F6">
          <w:pPr>
            <w:numPr>
              <w:ilvl w:val="1"/>
              <w:numId w:val="6"/>
            </w:numPr>
            <w:ind w:left="502" w:hanging="360"/>
            <w:rPr>
              <w:ins w:author="Rossi Rossi" w:id="28" w:date="2026-09-22T06:56:59Z"/>
            </w:rPr>
          </w:pPr>
          <w:sdt>
            <w:sdtPr>
              <w:id w:val="1231667489"/>
              <w:tag w:val="goog_rdk_2310"/>
            </w:sdtPr>
            <w:sdtContent>
              <w:ins w:author="Rossi Rossi" w:id="28" w:date="2026-09-22T06:56:59Z"/>
              <w:sdt>
                <w:sdtPr>
                  <w:id w:val="931527957"/>
                  <w:tag w:val="goog_rdk_231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6470643"/>
        <w:tag w:val="goog_rdk_2315"/>
      </w:sdtPr>
      <w:sdtContent>
        <w:p w:rsidR="00000000" w:rsidDel="00000000" w:rsidP="00000000" w:rsidRDefault="00000000" w:rsidRPr="00000000" w14:paraId="000002F7">
          <w:pPr>
            <w:numPr>
              <w:ilvl w:val="1"/>
              <w:numId w:val="6"/>
            </w:numPr>
            <w:ind w:left="502" w:hanging="360"/>
            <w:rPr>
              <w:ins w:author="Rossi Rossi" w:id="28" w:date="2026-09-22T06:56:59Z"/>
            </w:rPr>
          </w:pPr>
          <w:sdt>
            <w:sdtPr>
              <w:id w:val="-153650871"/>
              <w:tag w:val="goog_rdk_2313"/>
            </w:sdtPr>
            <w:sdtContent>
              <w:ins w:author="Rossi Rossi" w:id="28" w:date="2026-09-22T06:56:59Z"/>
              <w:sdt>
                <w:sdtPr>
                  <w:id w:val="-539603835"/>
                  <w:tag w:val="goog_rdk_23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28" w:date="2026-09-22T06:56:59Z"/>
            </w:sdtContent>
          </w:sdt>
        </w:p>
      </w:sdtContent>
    </w:sdt>
    <w:sdt>
      <w:sdtPr>
        <w:id w:val="188509991"/>
        <w:tag w:val="goog_rdk_2318"/>
      </w:sdtPr>
      <w:sdtContent>
        <w:p w:rsidR="00000000" w:rsidDel="00000000" w:rsidP="00000000" w:rsidRDefault="00000000" w:rsidRPr="00000000" w14:paraId="000002F8">
          <w:pPr>
            <w:numPr>
              <w:ilvl w:val="1"/>
              <w:numId w:val="6"/>
            </w:numPr>
            <w:ind w:left="502" w:hanging="360"/>
            <w:rPr>
              <w:ins w:author="Rossi Rossi" w:id="28" w:date="2026-09-22T06:56:59Z"/>
            </w:rPr>
          </w:pPr>
          <w:sdt>
            <w:sdtPr>
              <w:id w:val="-1734969451"/>
              <w:tag w:val="goog_rdk_2316"/>
            </w:sdtPr>
            <w:sdtContent>
              <w:ins w:author="Rossi Rossi" w:id="28" w:date="2026-09-22T06:56:59Z"/>
              <w:sdt>
                <w:sdtPr>
                  <w:id w:val="-1567392001"/>
                  <w:tag w:val="goog_rdk_231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model="gemini-3.8-flash",</w:t>
                    </w:r>
                  </w:ins>
                </w:sdtContent>
              </w:sdt>
              <w:ins w:author="Rossi Rossi" w:id="28" w:date="2026-09-22T06:56:59Z"/>
            </w:sdtContent>
          </w:sdt>
        </w:p>
      </w:sdtContent>
    </w:sdt>
    <w:sdt>
      <w:sdtPr>
        <w:id w:val="1270550634"/>
        <w:tag w:val="goog_rdk_2321"/>
      </w:sdtPr>
      <w:sdtContent>
        <w:p w:rsidR="00000000" w:rsidDel="00000000" w:rsidP="00000000" w:rsidRDefault="00000000" w:rsidRPr="00000000" w14:paraId="000002F9">
          <w:pPr>
            <w:numPr>
              <w:ilvl w:val="1"/>
              <w:numId w:val="6"/>
            </w:numPr>
            <w:ind w:left="502" w:hanging="360"/>
            <w:rPr>
              <w:ins w:author="Rossi Rossi" w:id="28" w:date="2026-09-22T06:56:59Z"/>
            </w:rPr>
          </w:pPr>
          <w:sdt>
            <w:sdtPr>
              <w:id w:val="556532736"/>
              <w:tag w:val="goog_rdk_2319"/>
            </w:sdtPr>
            <w:sdtContent>
              <w:ins w:author="Rossi Rossi" w:id="28" w:date="2026-09-22T06:56:59Z"/>
              <w:sdt>
                <w:sdtPr>
                  <w:id w:val="-881826629"/>
                  <w:tag w:val="goog_rdk_232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28" w:date="2026-09-22T06:56:59Z"/>
            </w:sdtContent>
          </w:sdt>
        </w:p>
      </w:sdtContent>
    </w:sdt>
    <w:sdt>
      <w:sdtPr>
        <w:id w:val="-95988968"/>
        <w:tag w:val="goog_rdk_2324"/>
      </w:sdtPr>
      <w:sdtContent>
        <w:p w:rsidR="00000000" w:rsidDel="00000000" w:rsidP="00000000" w:rsidRDefault="00000000" w:rsidRPr="00000000" w14:paraId="000002FA">
          <w:pPr>
            <w:numPr>
              <w:ilvl w:val="1"/>
              <w:numId w:val="6"/>
            </w:numPr>
            <w:ind w:left="502" w:hanging="360"/>
            <w:rPr>
              <w:ins w:author="Rossi Rossi" w:id="28" w:date="2026-09-22T06:56:59Z"/>
            </w:rPr>
          </w:pPr>
          <w:sdt>
            <w:sdtPr>
              <w:id w:val="896580091"/>
              <w:tag w:val="goog_rdk_2322"/>
            </w:sdtPr>
            <w:sdtContent>
              <w:ins w:author="Rossi Rossi" w:id="28" w:date="2026-09-22T06:56:59Z"/>
              <w:sdt>
                <w:sdtPr>
                  <w:id w:val="387237249"/>
                  <w:tag w:val="goog_rdk_232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476020646"/>
        <w:tag w:val="goog_rdk_2327"/>
      </w:sdtPr>
      <w:sdtContent>
        <w:p w:rsidR="00000000" w:rsidDel="00000000" w:rsidP="00000000" w:rsidRDefault="00000000" w:rsidRPr="00000000" w14:paraId="000002FB">
          <w:pPr>
            <w:numPr>
              <w:ilvl w:val="1"/>
              <w:numId w:val="6"/>
            </w:numPr>
            <w:ind w:left="502" w:hanging="360"/>
            <w:rPr>
              <w:ins w:author="Rossi Rossi" w:id="28" w:date="2026-09-22T06:56:59Z"/>
            </w:rPr>
          </w:pPr>
          <w:sdt>
            <w:sdtPr>
              <w:id w:val="-429681920"/>
              <w:tag w:val="goog_rdk_2325"/>
            </w:sdtPr>
            <w:sdtContent>
              <w:ins w:author="Rossi Rossi" w:id="28" w:date="2026-09-22T06:56:59Z"/>
              <w:sdt>
                <w:sdtPr>
                  <w:id w:val="420851560"/>
                  <w:tag w:val="goog_rdk_232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print(interaction.output_text)</w:t>
                    </w:r>
                  </w:ins>
                </w:sdtContent>
              </w:sdt>
              <w:ins w:author="Rossi Rossi" w:id="28" w:date="2026-09-22T06:56:59Z"/>
            </w:sdtContent>
          </w:sdt>
        </w:p>
      </w:sdtContent>
    </w:sdt>
    <w:sdt>
      <w:sdtPr>
        <w:id w:val="708810796"/>
        <w:tag w:val="goog_rdk_2330"/>
      </w:sdtPr>
      <w:sdtContent>
        <w:p w:rsidR="00000000" w:rsidDel="00000000" w:rsidP="00000000" w:rsidRDefault="00000000" w:rsidRPr="00000000" w14:paraId="000002FC">
          <w:pPr>
            <w:numPr>
              <w:ilvl w:val="1"/>
              <w:numId w:val="6"/>
            </w:numPr>
            <w:ind w:left="502" w:hanging="360"/>
            <w:rPr>
              <w:ins w:author="Rossi Rossi" w:id="28" w:date="2026-09-22T06:56:59Z"/>
            </w:rPr>
          </w:pPr>
          <w:sdt>
            <w:sdtPr>
              <w:id w:val="-1117535494"/>
              <w:tag w:val="goog_rdk_2328"/>
            </w:sdtPr>
            <w:sdtContent>
              <w:ins w:author="Rossi Rossi" w:id="28" w:date="2026-09-22T06:56:59Z"/>
              <w:sdt>
                <w:sdtPr>
                  <w:id w:val="1916343116"/>
                  <w:tag w:val="goog_rdk_232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65047209"/>
        <w:tag w:val="goog_rdk_2333"/>
      </w:sdtPr>
      <w:sdtContent>
        <w:p w:rsidR="00000000" w:rsidDel="00000000" w:rsidP="00000000" w:rsidRDefault="00000000" w:rsidRPr="00000000" w14:paraId="000002FD">
          <w:pPr>
            <w:numPr>
              <w:ilvl w:val="1"/>
              <w:numId w:val="6"/>
            </w:numPr>
            <w:ind w:left="502" w:hanging="360"/>
            <w:rPr>
              <w:ins w:author="Rossi Rossi" w:id="28" w:date="2026-09-22T06:56:59Z"/>
            </w:rPr>
          </w:pPr>
          <w:sdt>
            <w:sdtPr>
              <w:id w:val="1390108594"/>
              <w:tag w:val="goog_rdk_2331"/>
            </w:sdtPr>
            <w:sdtContent>
              <w:ins w:author="Rossi Rossi" w:id="28" w:date="2026-09-22T06:56:59Z"/>
              <w:sdt>
                <w:sdtPr>
                  <w:id w:val="924759469"/>
                  <w:tag w:val="goog_rdk_233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JavaScript</w:t>
                    </w:r>
                  </w:ins>
                </w:sdtContent>
              </w:sdt>
              <w:ins w:author="Rossi Rossi" w:id="28" w:date="2026-09-22T06:56:59Z"/>
            </w:sdtContent>
          </w:sdt>
        </w:p>
      </w:sdtContent>
    </w:sdt>
    <w:sdt>
      <w:sdtPr>
        <w:id w:val="-360121694"/>
        <w:tag w:val="goog_rdk_2336"/>
      </w:sdtPr>
      <w:sdtContent>
        <w:p w:rsidR="00000000" w:rsidDel="00000000" w:rsidP="00000000" w:rsidRDefault="00000000" w:rsidRPr="00000000" w14:paraId="000002FE">
          <w:pPr>
            <w:numPr>
              <w:ilvl w:val="1"/>
              <w:numId w:val="6"/>
            </w:numPr>
            <w:ind w:left="502" w:hanging="360"/>
            <w:rPr>
              <w:ins w:author="Rossi Rossi" w:id="28" w:date="2026-09-22T06:56:59Z"/>
            </w:rPr>
          </w:pPr>
          <w:sdt>
            <w:sdtPr>
              <w:id w:val="-559620677"/>
              <w:tag w:val="goog_rdk_2334"/>
            </w:sdtPr>
            <w:sdtContent>
              <w:ins w:author="Rossi Rossi" w:id="28" w:date="2026-09-22T06:56:59Z"/>
              <w:sdt>
                <w:sdtPr>
                  <w:id w:val="279473067"/>
                  <w:tag w:val="goog_rdk_233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61230918"/>
        <w:tag w:val="goog_rdk_2339"/>
      </w:sdtPr>
      <w:sdtContent>
        <w:p w:rsidR="00000000" w:rsidDel="00000000" w:rsidP="00000000" w:rsidRDefault="00000000" w:rsidRPr="00000000" w14:paraId="000002FF">
          <w:pPr>
            <w:numPr>
              <w:ilvl w:val="1"/>
              <w:numId w:val="6"/>
            </w:numPr>
            <w:ind w:left="502" w:hanging="360"/>
            <w:rPr>
              <w:ins w:author="Rossi Rossi" w:id="28" w:date="2026-09-22T06:56:59Z"/>
            </w:rPr>
          </w:pPr>
          <w:sdt>
            <w:sdtPr>
              <w:id w:val="280320477"/>
              <w:tag w:val="goog_rdk_2337"/>
            </w:sdtPr>
            <w:sdtContent>
              <w:ins w:author="Rossi Rossi" w:id="28" w:date="2026-09-22T06:56:59Z"/>
              <w:sdt>
                <w:sdtPr>
                  <w:id w:val="-1329878642"/>
                  <w:tag w:val="goog_rdk_233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28" w:date="2026-09-22T06:56:59Z"/>
            </w:sdtContent>
          </w:sdt>
        </w:p>
      </w:sdtContent>
    </w:sdt>
    <w:sdt>
      <w:sdtPr>
        <w:id w:val="1330813895"/>
        <w:tag w:val="goog_rdk_2342"/>
      </w:sdtPr>
      <w:sdtContent>
        <w:p w:rsidR="00000000" w:rsidDel="00000000" w:rsidP="00000000" w:rsidRDefault="00000000" w:rsidRPr="00000000" w14:paraId="00000300">
          <w:pPr>
            <w:numPr>
              <w:ilvl w:val="1"/>
              <w:numId w:val="6"/>
            </w:numPr>
            <w:ind w:left="502" w:hanging="360"/>
            <w:rPr>
              <w:ins w:author="Rossi Rossi" w:id="28" w:date="2026-09-22T06:56:59Z"/>
            </w:rPr>
          </w:pPr>
          <w:sdt>
            <w:sdtPr>
              <w:id w:val="131445848"/>
              <w:tag w:val="goog_rdk_2340"/>
            </w:sdtPr>
            <w:sdtContent>
              <w:ins w:author="Rossi Rossi" w:id="28" w:date="2026-09-22T06:56:59Z"/>
              <w:sdt>
                <w:sdtPr>
                  <w:id w:val="792093414"/>
                  <w:tag w:val="goog_rdk_234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469548213"/>
        <w:tag w:val="goog_rdk_2345"/>
      </w:sdtPr>
      <w:sdtContent>
        <w:p w:rsidR="00000000" w:rsidDel="00000000" w:rsidP="00000000" w:rsidRDefault="00000000" w:rsidRPr="00000000" w14:paraId="00000301">
          <w:pPr>
            <w:numPr>
              <w:ilvl w:val="1"/>
              <w:numId w:val="6"/>
            </w:numPr>
            <w:ind w:left="502" w:hanging="360"/>
            <w:rPr>
              <w:ins w:author="Rossi Rossi" w:id="28" w:date="2026-09-22T06:56:59Z"/>
            </w:rPr>
          </w:pPr>
          <w:sdt>
            <w:sdtPr>
              <w:id w:val="1802795529"/>
              <w:tag w:val="goog_rdk_2343"/>
            </w:sdtPr>
            <w:sdtContent>
              <w:ins w:author="Rossi Rossi" w:id="28" w:date="2026-09-22T06:56:59Z"/>
              <w:sdt>
                <w:sdtPr>
                  <w:id w:val="-1003407739"/>
                  <w:tag w:val="goog_rdk_234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28" w:date="2026-09-22T06:56:59Z"/>
            </w:sdtContent>
          </w:sdt>
        </w:p>
      </w:sdtContent>
    </w:sdt>
    <w:sdt>
      <w:sdtPr>
        <w:id w:val="-600124752"/>
        <w:tag w:val="goog_rdk_2348"/>
      </w:sdtPr>
      <w:sdtContent>
        <w:p w:rsidR="00000000" w:rsidDel="00000000" w:rsidP="00000000" w:rsidRDefault="00000000" w:rsidRPr="00000000" w14:paraId="00000302">
          <w:pPr>
            <w:numPr>
              <w:ilvl w:val="1"/>
              <w:numId w:val="6"/>
            </w:numPr>
            <w:ind w:left="502" w:hanging="360"/>
            <w:rPr>
              <w:ins w:author="Rossi Rossi" w:id="28" w:date="2026-09-22T06:56:59Z"/>
            </w:rPr>
          </w:pPr>
          <w:sdt>
            <w:sdtPr>
              <w:id w:val="-2066046859"/>
              <w:tag w:val="goog_rdk_2346"/>
            </w:sdtPr>
            <w:sdtContent>
              <w:ins w:author="Rossi Rossi" w:id="28" w:date="2026-09-22T06:56:59Z"/>
              <w:sdt>
                <w:sdtPr>
                  <w:id w:val="501804843"/>
                  <w:tag w:val="goog_rdk_234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38907335"/>
        <w:tag w:val="goog_rdk_2351"/>
      </w:sdtPr>
      <w:sdtContent>
        <w:p w:rsidR="00000000" w:rsidDel="00000000" w:rsidP="00000000" w:rsidRDefault="00000000" w:rsidRPr="00000000" w14:paraId="00000303">
          <w:pPr>
            <w:numPr>
              <w:ilvl w:val="1"/>
              <w:numId w:val="6"/>
            </w:numPr>
            <w:ind w:left="502" w:hanging="360"/>
            <w:rPr>
              <w:ins w:author="Rossi Rossi" w:id="28" w:date="2026-09-22T06:56:59Z"/>
            </w:rPr>
          </w:pPr>
          <w:sdt>
            <w:sdtPr>
              <w:id w:val="-1286795567"/>
              <w:tag w:val="goog_rdk_2349"/>
            </w:sdtPr>
            <w:sdtContent>
              <w:ins w:author="Rossi Rossi" w:id="28" w:date="2026-09-22T06:56:59Z"/>
              <w:sdt>
                <w:sdtPr>
                  <w:id w:val="1105809601"/>
                  <w:tag w:val="goog_rdk_235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async function main() {</w:t>
                    </w:r>
                  </w:ins>
                </w:sdtContent>
              </w:sdt>
              <w:ins w:author="Rossi Rossi" w:id="28" w:date="2026-09-22T06:56:59Z"/>
            </w:sdtContent>
          </w:sdt>
        </w:p>
      </w:sdtContent>
    </w:sdt>
    <w:sdt>
      <w:sdtPr>
        <w:id w:val="1602681520"/>
        <w:tag w:val="goog_rdk_2354"/>
      </w:sdtPr>
      <w:sdtContent>
        <w:p w:rsidR="00000000" w:rsidDel="00000000" w:rsidP="00000000" w:rsidRDefault="00000000" w:rsidRPr="00000000" w14:paraId="00000304">
          <w:pPr>
            <w:numPr>
              <w:ilvl w:val="1"/>
              <w:numId w:val="6"/>
            </w:numPr>
            <w:ind w:left="502" w:hanging="360"/>
            <w:rPr>
              <w:ins w:author="Rossi Rossi" w:id="28" w:date="2026-09-22T06:56:59Z"/>
            </w:rPr>
          </w:pPr>
          <w:sdt>
            <w:sdtPr>
              <w:id w:val="-1109067212"/>
              <w:tag w:val="goog_rdk_2352"/>
            </w:sdtPr>
            <w:sdtContent>
              <w:ins w:author="Rossi Rossi" w:id="28" w:date="2026-09-22T06:56:59Z"/>
              <w:sdt>
                <w:sdtPr>
                  <w:id w:val="-2108475530"/>
                  <w:tag w:val="goog_rdk_235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28" w:date="2026-09-22T06:56:59Z"/>
            </w:sdtContent>
          </w:sdt>
        </w:p>
      </w:sdtContent>
    </w:sdt>
    <w:sdt>
      <w:sdtPr>
        <w:id w:val="1428332730"/>
        <w:tag w:val="goog_rdk_2357"/>
      </w:sdtPr>
      <w:sdtContent>
        <w:p w:rsidR="00000000" w:rsidDel="00000000" w:rsidP="00000000" w:rsidRDefault="00000000" w:rsidRPr="00000000" w14:paraId="00000305">
          <w:pPr>
            <w:numPr>
              <w:ilvl w:val="1"/>
              <w:numId w:val="6"/>
            </w:numPr>
            <w:ind w:left="502" w:hanging="360"/>
            <w:rPr>
              <w:ins w:author="Rossi Rossi" w:id="28" w:date="2026-09-22T06:56:59Z"/>
            </w:rPr>
          </w:pPr>
          <w:sdt>
            <w:sdtPr>
              <w:id w:val="1428754000"/>
              <w:tag w:val="goog_rdk_2355"/>
            </w:sdtPr>
            <w:sdtContent>
              <w:ins w:author="Rossi Rossi" w:id="28" w:date="2026-09-22T06:56:59Z"/>
              <w:sdt>
                <w:sdtPr>
                  <w:id w:val="-1856502210"/>
                  <w:tag w:val="goog_rdk_23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1257194844"/>
        <w:tag w:val="goog_rdk_2360"/>
      </w:sdtPr>
      <w:sdtContent>
        <w:p w:rsidR="00000000" w:rsidDel="00000000" w:rsidP="00000000" w:rsidRDefault="00000000" w:rsidRPr="00000000" w14:paraId="00000306">
          <w:pPr>
            <w:numPr>
              <w:ilvl w:val="1"/>
              <w:numId w:val="6"/>
            </w:numPr>
            <w:ind w:left="502" w:hanging="360"/>
            <w:rPr>
              <w:ins w:author="Rossi Rossi" w:id="28" w:date="2026-09-22T06:56:59Z"/>
            </w:rPr>
          </w:pPr>
          <w:sdt>
            <w:sdtPr>
              <w:id w:val="-1917752935"/>
              <w:tag w:val="goog_rdk_2358"/>
            </w:sdtPr>
            <w:sdtContent>
              <w:ins w:author="Rossi Rossi" w:id="28" w:date="2026-09-22T06:56:59Z"/>
              <w:sdt>
                <w:sdtPr>
                  <w:id w:val="642016318"/>
                  <w:tag w:val="goog_rdk_235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301475664"/>
        <w:tag w:val="goog_rdk_2363"/>
      </w:sdtPr>
      <w:sdtContent>
        <w:p w:rsidR="00000000" w:rsidDel="00000000" w:rsidP="00000000" w:rsidRDefault="00000000" w:rsidRPr="00000000" w14:paraId="00000307">
          <w:pPr>
            <w:numPr>
              <w:ilvl w:val="1"/>
              <w:numId w:val="6"/>
            </w:numPr>
            <w:ind w:left="502" w:hanging="360"/>
            <w:rPr>
              <w:ins w:author="Rossi Rossi" w:id="28" w:date="2026-09-22T06:56:59Z"/>
            </w:rPr>
          </w:pPr>
          <w:sdt>
            <w:sdtPr>
              <w:id w:val="1012950639"/>
              <w:tag w:val="goog_rdk_2361"/>
            </w:sdtPr>
            <w:sdtContent>
              <w:ins w:author="Rossi Rossi" w:id="28" w:date="2026-09-22T06:56:59Z"/>
              <w:sdt>
                <w:sdtPr>
                  <w:id w:val="-122401457"/>
                  <w:tag w:val="goog_rdk_23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385779972"/>
        <w:tag w:val="goog_rdk_2366"/>
      </w:sdtPr>
      <w:sdtContent>
        <w:p w:rsidR="00000000" w:rsidDel="00000000" w:rsidP="00000000" w:rsidRDefault="00000000" w:rsidRPr="00000000" w14:paraId="00000308">
          <w:pPr>
            <w:numPr>
              <w:ilvl w:val="1"/>
              <w:numId w:val="6"/>
            </w:numPr>
            <w:ind w:left="502" w:hanging="360"/>
            <w:rPr>
              <w:ins w:author="Rossi Rossi" w:id="28" w:date="2026-09-22T06:56:59Z"/>
            </w:rPr>
          </w:pPr>
          <w:sdt>
            <w:sdtPr>
              <w:id w:val="-470141457"/>
              <w:tag w:val="goog_rdk_2364"/>
            </w:sdtPr>
            <w:sdtContent>
              <w:ins w:author="Rossi Rossi" w:id="28" w:date="2026-09-22T06:56:59Z"/>
              <w:sdt>
                <w:sdtPr>
                  <w:id w:val="264924895"/>
                  <w:tag w:val="goog_rdk_236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28" w:date="2026-09-22T06:56:59Z"/>
            </w:sdtContent>
          </w:sdt>
        </w:p>
      </w:sdtContent>
    </w:sdt>
    <w:sdt>
      <w:sdtPr>
        <w:id w:val="-1673667705"/>
        <w:tag w:val="goog_rdk_2369"/>
      </w:sdtPr>
      <w:sdtContent>
        <w:p w:rsidR="00000000" w:rsidDel="00000000" w:rsidP="00000000" w:rsidRDefault="00000000" w:rsidRPr="00000000" w14:paraId="00000309">
          <w:pPr>
            <w:numPr>
              <w:ilvl w:val="1"/>
              <w:numId w:val="6"/>
            </w:numPr>
            <w:ind w:left="502" w:hanging="360"/>
            <w:rPr>
              <w:ins w:author="Rossi Rossi" w:id="28" w:date="2026-09-22T06:56:59Z"/>
            </w:rPr>
          </w:pPr>
          <w:sdt>
            <w:sdtPr>
              <w:id w:val="1394952966"/>
              <w:tag w:val="goog_rdk_2367"/>
            </w:sdtPr>
            <w:sdtContent>
              <w:ins w:author="Rossi Rossi" w:id="28" w:date="2026-09-22T06:56:59Z"/>
              <w:sdt>
                <w:sdtPr>
                  <w:id w:val="-2071669019"/>
                  <w:tag w:val="goog_rdk_23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2114326897"/>
        <w:tag w:val="goog_rdk_2372"/>
      </w:sdtPr>
      <w:sdtContent>
        <w:p w:rsidR="00000000" w:rsidDel="00000000" w:rsidP="00000000" w:rsidRDefault="00000000" w:rsidRPr="00000000" w14:paraId="0000030A">
          <w:pPr>
            <w:numPr>
              <w:ilvl w:val="1"/>
              <w:numId w:val="6"/>
            </w:numPr>
            <w:ind w:left="502" w:hanging="360"/>
            <w:rPr>
              <w:ins w:author="Rossi Rossi" w:id="28" w:date="2026-09-22T06:56:59Z"/>
            </w:rPr>
          </w:pPr>
          <w:sdt>
            <w:sdtPr>
              <w:id w:val="689804589"/>
              <w:tag w:val="goog_rdk_2370"/>
            </w:sdtPr>
            <w:sdtContent>
              <w:ins w:author="Rossi Rossi" w:id="28" w:date="2026-09-22T06:56:59Z"/>
              <w:sdt>
                <w:sdtPr>
                  <w:id w:val="-544673204"/>
                  <w:tag w:val="goog_rdk_237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61879054"/>
        <w:tag w:val="goog_rdk_2375"/>
      </w:sdtPr>
      <w:sdtContent>
        <w:p w:rsidR="00000000" w:rsidDel="00000000" w:rsidP="00000000" w:rsidRDefault="00000000" w:rsidRPr="00000000" w14:paraId="0000030B">
          <w:pPr>
            <w:numPr>
              <w:ilvl w:val="1"/>
              <w:numId w:val="6"/>
            </w:numPr>
            <w:ind w:left="502" w:hanging="360"/>
            <w:rPr>
              <w:ins w:author="Rossi Rossi" w:id="28" w:date="2026-09-22T06:56:59Z"/>
            </w:rPr>
          </w:pPr>
          <w:sdt>
            <w:sdtPr>
              <w:id w:val="916752637"/>
              <w:tag w:val="goog_rdk_2373"/>
            </w:sdtPr>
            <w:sdtContent>
              <w:ins w:author="Rossi Rossi" w:id="28" w:date="2026-09-22T06:56:59Z"/>
              <w:sdt>
                <w:sdtPr>
                  <w:id w:val="738253901"/>
                  <w:tag w:val="goog_rdk_23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main();</w:t>
                    </w:r>
                  </w:ins>
                </w:sdtContent>
              </w:sdt>
              <w:ins w:author="Rossi Rossi" w:id="28" w:date="2026-09-22T06:56:59Z"/>
            </w:sdtContent>
          </w:sdt>
        </w:p>
      </w:sdtContent>
    </w:sdt>
    <w:sdt>
      <w:sdtPr>
        <w:id w:val="-1683656842"/>
        <w:tag w:val="goog_rdk_2378"/>
      </w:sdtPr>
      <w:sdtContent>
        <w:p w:rsidR="00000000" w:rsidDel="00000000" w:rsidP="00000000" w:rsidRDefault="00000000" w:rsidRPr="00000000" w14:paraId="0000030C">
          <w:pPr>
            <w:numPr>
              <w:ilvl w:val="1"/>
              <w:numId w:val="6"/>
            </w:numPr>
            <w:ind w:left="502" w:hanging="360"/>
            <w:rPr>
              <w:ins w:author="Rossi Rossi" w:id="28" w:date="2026-09-22T06:56:59Z"/>
            </w:rPr>
          </w:pPr>
          <w:sdt>
            <w:sdtPr>
              <w:id w:val="402128102"/>
              <w:tag w:val="goog_rdk_2376"/>
            </w:sdtPr>
            <w:sdtContent>
              <w:ins w:author="Rossi Rossi" w:id="28" w:date="2026-09-22T06:56:59Z"/>
              <w:sdt>
                <w:sdtPr>
                  <w:id w:val="-1302070492"/>
                  <w:tag w:val="goog_rdk_237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92836669"/>
        <w:tag w:val="goog_rdk_2381"/>
      </w:sdtPr>
      <w:sdtContent>
        <w:p w:rsidR="00000000" w:rsidDel="00000000" w:rsidP="00000000" w:rsidRDefault="00000000" w:rsidRPr="00000000" w14:paraId="0000030D">
          <w:pPr>
            <w:numPr>
              <w:ilvl w:val="1"/>
              <w:numId w:val="6"/>
            </w:numPr>
            <w:ind w:left="502" w:hanging="360"/>
            <w:rPr>
              <w:ins w:author="Rossi Rossi" w:id="28" w:date="2026-09-22T06:56:59Z"/>
            </w:rPr>
          </w:pPr>
          <w:sdt>
            <w:sdtPr>
              <w:id w:val="1943655146"/>
              <w:tag w:val="goog_rdk_2379"/>
            </w:sdtPr>
            <w:sdtContent>
              <w:ins w:author="Rossi Rossi" w:id="28" w:date="2026-09-22T06:56:59Z"/>
              <w:sdt>
                <w:sdtPr>
                  <w:id w:val="256176172"/>
                  <w:tag w:val="goog_rdk_23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Java</w:t>
                    </w:r>
                  </w:ins>
                </w:sdtContent>
              </w:sdt>
              <w:ins w:author="Rossi Rossi" w:id="28" w:date="2026-09-22T06:56:59Z"/>
            </w:sdtContent>
          </w:sdt>
        </w:p>
      </w:sdtContent>
    </w:sdt>
    <w:sdt>
      <w:sdtPr>
        <w:id w:val="1038502196"/>
        <w:tag w:val="goog_rdk_2384"/>
      </w:sdtPr>
      <w:sdtContent>
        <w:p w:rsidR="00000000" w:rsidDel="00000000" w:rsidP="00000000" w:rsidRDefault="00000000" w:rsidRPr="00000000" w14:paraId="0000030E">
          <w:pPr>
            <w:numPr>
              <w:ilvl w:val="1"/>
              <w:numId w:val="6"/>
            </w:numPr>
            <w:ind w:left="502" w:hanging="360"/>
            <w:rPr>
              <w:ins w:author="Rossi Rossi" w:id="28" w:date="2026-09-22T06:56:59Z"/>
            </w:rPr>
          </w:pPr>
          <w:sdt>
            <w:sdtPr>
              <w:id w:val="49443455"/>
              <w:tag w:val="goog_rdk_2382"/>
            </w:sdtPr>
            <w:sdtContent>
              <w:ins w:author="Rossi Rossi" w:id="28" w:date="2026-09-22T06:56:59Z"/>
              <w:sdt>
                <w:sdtPr>
                  <w:id w:val="58644012"/>
                  <w:tag w:val="goog_rdk_238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82792749"/>
        <w:tag w:val="goog_rdk_2387"/>
      </w:sdtPr>
      <w:sdtContent>
        <w:p w:rsidR="00000000" w:rsidDel="00000000" w:rsidP="00000000" w:rsidRDefault="00000000" w:rsidRPr="00000000" w14:paraId="0000030F">
          <w:pPr>
            <w:numPr>
              <w:ilvl w:val="1"/>
              <w:numId w:val="6"/>
            </w:numPr>
            <w:ind w:left="502" w:hanging="360"/>
            <w:rPr>
              <w:ins w:author="Rossi Rossi" w:id="28" w:date="2026-09-22T06:56:59Z"/>
            </w:rPr>
          </w:pPr>
          <w:sdt>
            <w:sdtPr>
              <w:id w:val="-501738624"/>
              <w:tag w:val="goog_rdk_2385"/>
            </w:sdtPr>
            <w:sdtContent>
              <w:ins w:author="Rossi Rossi" w:id="28" w:date="2026-09-22T06:56:59Z"/>
              <w:sdt>
                <w:sdtPr>
                  <w:id w:val="-329527661"/>
                  <w:tag w:val="goog_rdk_23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com.google.genai.Client;</w:t>
                    </w:r>
                  </w:ins>
                </w:sdtContent>
              </w:sdt>
              <w:ins w:author="Rossi Rossi" w:id="28" w:date="2026-09-22T06:56:59Z"/>
            </w:sdtContent>
          </w:sdt>
        </w:p>
      </w:sdtContent>
    </w:sdt>
    <w:sdt>
      <w:sdtPr>
        <w:id w:val="-185849399"/>
        <w:tag w:val="goog_rdk_2390"/>
      </w:sdtPr>
      <w:sdtContent>
        <w:p w:rsidR="00000000" w:rsidDel="00000000" w:rsidP="00000000" w:rsidRDefault="00000000" w:rsidRPr="00000000" w14:paraId="00000310">
          <w:pPr>
            <w:numPr>
              <w:ilvl w:val="1"/>
              <w:numId w:val="6"/>
            </w:numPr>
            <w:ind w:left="502" w:hanging="360"/>
            <w:rPr>
              <w:ins w:author="Rossi Rossi" w:id="28" w:date="2026-09-22T06:56:59Z"/>
            </w:rPr>
          </w:pPr>
          <w:sdt>
            <w:sdtPr>
              <w:id w:val="-1186670221"/>
              <w:tag w:val="goog_rdk_2388"/>
            </w:sdtPr>
            <w:sdtContent>
              <w:ins w:author="Rossi Rossi" w:id="28" w:date="2026-09-22T06:56:59Z"/>
              <w:sdt>
                <w:sdtPr>
                  <w:id w:val="1267655127"/>
                  <w:tag w:val="goog_rdk_238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28" w:date="2026-09-22T06:56:59Z"/>
            </w:sdtContent>
          </w:sdt>
        </w:p>
      </w:sdtContent>
    </w:sdt>
    <w:sdt>
      <w:sdtPr>
        <w:id w:val="283767931"/>
        <w:tag w:val="goog_rdk_2393"/>
      </w:sdtPr>
      <w:sdtContent>
        <w:p w:rsidR="00000000" w:rsidDel="00000000" w:rsidP="00000000" w:rsidRDefault="00000000" w:rsidRPr="00000000" w14:paraId="00000311">
          <w:pPr>
            <w:numPr>
              <w:ilvl w:val="1"/>
              <w:numId w:val="6"/>
            </w:numPr>
            <w:ind w:left="502" w:hanging="360"/>
            <w:rPr>
              <w:ins w:author="Rossi Rossi" w:id="28" w:date="2026-09-22T06:56:59Z"/>
            </w:rPr>
          </w:pPr>
          <w:sdt>
            <w:sdtPr>
              <w:id w:val="-263865217"/>
              <w:tag w:val="goog_rdk_2391"/>
            </w:sdtPr>
            <w:sdtContent>
              <w:ins w:author="Rossi Rossi" w:id="28" w:date="2026-09-22T06:56:59Z"/>
              <w:sdt>
                <w:sdtPr>
                  <w:id w:val="672869560"/>
                  <w:tag w:val="goog_rdk_23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28" w:date="2026-09-22T06:56:59Z"/>
            </w:sdtContent>
          </w:sdt>
        </w:p>
      </w:sdtContent>
    </w:sdt>
    <w:sdt>
      <w:sdtPr>
        <w:id w:val="-1372040534"/>
        <w:tag w:val="goog_rdk_2396"/>
      </w:sdtPr>
      <w:sdtContent>
        <w:p w:rsidR="00000000" w:rsidDel="00000000" w:rsidP="00000000" w:rsidRDefault="00000000" w:rsidRPr="00000000" w14:paraId="00000312">
          <w:pPr>
            <w:numPr>
              <w:ilvl w:val="1"/>
              <w:numId w:val="6"/>
            </w:numPr>
            <w:ind w:left="502" w:hanging="360"/>
            <w:rPr>
              <w:ins w:author="Rossi Rossi" w:id="28" w:date="2026-09-22T06:56:59Z"/>
            </w:rPr>
          </w:pPr>
          <w:sdt>
            <w:sdtPr>
              <w:id w:val="-2123610820"/>
              <w:tag w:val="goog_rdk_2394"/>
            </w:sdtPr>
            <w:sdtContent>
              <w:ins w:author="Rossi Rossi" w:id="28" w:date="2026-09-22T06:56:59Z"/>
              <w:sdt>
                <w:sdtPr>
                  <w:id w:val="1518493352"/>
                  <w:tag w:val="goog_rdk_23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28" w:date="2026-09-22T06:56:59Z"/>
            </w:sdtContent>
          </w:sdt>
        </w:p>
      </w:sdtContent>
    </w:sdt>
    <w:sdt>
      <w:sdtPr>
        <w:id w:val="671856856"/>
        <w:tag w:val="goog_rdk_2399"/>
      </w:sdtPr>
      <w:sdtContent>
        <w:p w:rsidR="00000000" w:rsidDel="00000000" w:rsidP="00000000" w:rsidRDefault="00000000" w:rsidRPr="00000000" w14:paraId="00000313">
          <w:pPr>
            <w:numPr>
              <w:ilvl w:val="1"/>
              <w:numId w:val="6"/>
            </w:numPr>
            <w:ind w:left="502" w:hanging="360"/>
            <w:rPr>
              <w:ins w:author="Rossi Rossi" w:id="28" w:date="2026-09-22T06:56:59Z"/>
            </w:rPr>
          </w:pPr>
          <w:sdt>
            <w:sdtPr>
              <w:id w:val="-103999823"/>
              <w:tag w:val="goog_rdk_2397"/>
            </w:sdtPr>
            <w:sdtContent>
              <w:ins w:author="Rossi Rossi" w:id="28" w:date="2026-09-22T06:56:59Z"/>
              <w:sdt>
                <w:sdtPr>
                  <w:id w:val="131369231"/>
                  <w:tag w:val="goog_rdk_23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com.google.genai.gaos.models.interactions.Model;</w:t>
                    </w:r>
                  </w:ins>
                </w:sdtContent>
              </w:sdt>
              <w:ins w:author="Rossi Rossi" w:id="28" w:date="2026-09-22T06:56:59Z"/>
            </w:sdtContent>
          </w:sdt>
        </w:p>
      </w:sdtContent>
    </w:sdt>
    <w:sdt>
      <w:sdtPr>
        <w:id w:val="-394163934"/>
        <w:tag w:val="goog_rdk_2402"/>
      </w:sdtPr>
      <w:sdtContent>
        <w:p w:rsidR="00000000" w:rsidDel="00000000" w:rsidP="00000000" w:rsidRDefault="00000000" w:rsidRPr="00000000" w14:paraId="00000314">
          <w:pPr>
            <w:numPr>
              <w:ilvl w:val="1"/>
              <w:numId w:val="6"/>
            </w:numPr>
            <w:ind w:left="502" w:hanging="360"/>
            <w:rPr>
              <w:ins w:author="Rossi Rossi" w:id="28" w:date="2026-09-22T06:56:59Z"/>
            </w:rPr>
          </w:pPr>
          <w:sdt>
            <w:sdtPr>
              <w:id w:val="-573224844"/>
              <w:tag w:val="goog_rdk_2400"/>
            </w:sdtPr>
            <w:sdtContent>
              <w:ins w:author="Rossi Rossi" w:id="28" w:date="2026-09-22T06:56:59Z"/>
              <w:sdt>
                <w:sdtPr>
                  <w:id w:val="-1468318360"/>
                  <w:tag w:val="goog_rdk_240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import com.google.genai.gaos.models.operations.CreateInteractionRequestBody;</w:t>
                    </w:r>
                  </w:ins>
                </w:sdtContent>
              </w:sdt>
              <w:ins w:author="Rossi Rossi" w:id="28" w:date="2026-09-22T06:56:59Z"/>
            </w:sdtContent>
          </w:sdt>
        </w:p>
      </w:sdtContent>
    </w:sdt>
    <w:sdt>
      <w:sdtPr>
        <w:id w:val="1783163188"/>
        <w:tag w:val="goog_rdk_2405"/>
      </w:sdtPr>
      <w:sdtContent>
        <w:p w:rsidR="00000000" w:rsidDel="00000000" w:rsidP="00000000" w:rsidRDefault="00000000" w:rsidRPr="00000000" w14:paraId="00000315">
          <w:pPr>
            <w:numPr>
              <w:ilvl w:val="1"/>
              <w:numId w:val="6"/>
            </w:numPr>
            <w:ind w:left="502" w:hanging="360"/>
            <w:rPr>
              <w:ins w:author="Rossi Rossi" w:id="28" w:date="2026-09-22T06:56:59Z"/>
            </w:rPr>
          </w:pPr>
          <w:sdt>
            <w:sdtPr>
              <w:id w:val="-129986012"/>
              <w:tag w:val="goog_rdk_2403"/>
            </w:sdtPr>
            <w:sdtContent>
              <w:ins w:author="Rossi Rossi" w:id="28" w:date="2026-09-22T06:56:59Z"/>
              <w:sdt>
                <w:sdtPr>
                  <w:id w:val="-119932068"/>
                  <w:tag w:val="goog_rdk_240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53546778"/>
        <w:tag w:val="goog_rdk_2408"/>
      </w:sdtPr>
      <w:sdtContent>
        <w:p w:rsidR="00000000" w:rsidDel="00000000" w:rsidP="00000000" w:rsidRDefault="00000000" w:rsidRPr="00000000" w14:paraId="00000316">
          <w:pPr>
            <w:numPr>
              <w:ilvl w:val="1"/>
              <w:numId w:val="6"/>
            </w:numPr>
            <w:ind w:left="502" w:hanging="360"/>
            <w:rPr>
              <w:ins w:author="Rossi Rossi" w:id="28" w:date="2026-09-22T06:56:59Z"/>
            </w:rPr>
          </w:pPr>
          <w:sdt>
            <w:sdtPr>
              <w:id w:val="280642879"/>
              <w:tag w:val="goog_rdk_2406"/>
            </w:sdtPr>
            <w:sdtContent>
              <w:ins w:author="Rossi Rossi" w:id="28" w:date="2026-09-22T06:56:59Z"/>
              <w:sdt>
                <w:sdtPr>
                  <w:id w:val="454946934"/>
                  <w:tag w:val="goog_rdk_240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28" w:date="2026-09-22T06:56:59Z"/>
            </w:sdtContent>
          </w:sdt>
        </w:p>
      </w:sdtContent>
    </w:sdt>
    <w:sdt>
      <w:sdtPr>
        <w:id w:val="-983631666"/>
        <w:tag w:val="goog_rdk_2411"/>
      </w:sdtPr>
      <w:sdtContent>
        <w:p w:rsidR="00000000" w:rsidDel="00000000" w:rsidP="00000000" w:rsidRDefault="00000000" w:rsidRPr="00000000" w14:paraId="00000317">
          <w:pPr>
            <w:numPr>
              <w:ilvl w:val="1"/>
              <w:numId w:val="6"/>
            </w:numPr>
            <w:ind w:left="502" w:hanging="360"/>
            <w:rPr>
              <w:ins w:author="Rossi Rossi" w:id="28" w:date="2026-09-22T06:56:59Z"/>
            </w:rPr>
          </w:pPr>
          <w:sdt>
            <w:sdtPr>
              <w:id w:val="649270998"/>
              <w:tag w:val="goog_rdk_2409"/>
            </w:sdtPr>
            <w:sdtContent>
              <w:ins w:author="Rossi Rossi" w:id="28" w:date="2026-09-22T06:56:59Z"/>
              <w:sdt>
                <w:sdtPr>
                  <w:id w:val="47645895"/>
                  <w:tag w:val="goog_rdk_241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40018779"/>
        <w:tag w:val="goog_rdk_2414"/>
      </w:sdtPr>
      <w:sdtContent>
        <w:p w:rsidR="00000000" w:rsidDel="00000000" w:rsidP="00000000" w:rsidRDefault="00000000" w:rsidRPr="00000000" w14:paraId="00000318">
          <w:pPr>
            <w:numPr>
              <w:ilvl w:val="1"/>
              <w:numId w:val="6"/>
            </w:numPr>
            <w:ind w:left="502" w:hanging="360"/>
            <w:rPr>
              <w:ins w:author="Rossi Rossi" w:id="28" w:date="2026-09-22T06:56:59Z"/>
            </w:rPr>
          </w:pPr>
          <w:sdt>
            <w:sdtPr>
              <w:id w:val="-1808417760"/>
              <w:tag w:val="goog_rdk_2412"/>
            </w:sdtPr>
            <w:sdtContent>
              <w:ins w:author="Rossi Rossi" w:id="28" w:date="2026-09-22T06:56:59Z"/>
              <w:sdt>
                <w:sdtPr>
                  <w:id w:val="-63685788"/>
                  <w:tag w:val="goog_rdk_241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28" w:date="2026-09-22T06:56:59Z"/>
            </w:sdtContent>
          </w:sdt>
        </w:p>
      </w:sdtContent>
    </w:sdt>
    <w:sdt>
      <w:sdtPr>
        <w:id w:val="1781786896"/>
        <w:tag w:val="goog_rdk_2417"/>
      </w:sdtPr>
      <w:sdtContent>
        <w:p w:rsidR="00000000" w:rsidDel="00000000" w:rsidP="00000000" w:rsidRDefault="00000000" w:rsidRPr="00000000" w14:paraId="00000319">
          <w:pPr>
            <w:numPr>
              <w:ilvl w:val="1"/>
              <w:numId w:val="6"/>
            </w:numPr>
            <w:ind w:left="502" w:hanging="360"/>
            <w:rPr>
              <w:ins w:author="Rossi Rossi" w:id="28" w:date="2026-09-22T06:56:59Z"/>
            </w:rPr>
          </w:pPr>
          <w:sdt>
            <w:sdtPr>
              <w:id w:val="1808028468"/>
              <w:tag w:val="goog_rdk_2415"/>
            </w:sdtPr>
            <w:sdtContent>
              <w:ins w:author="Rossi Rossi" w:id="28" w:date="2026-09-22T06:56:59Z"/>
              <w:sdt>
                <w:sdtPr>
                  <w:id w:val="-1040359611"/>
                  <w:tag w:val="goog_rdk_241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28" w:date="2026-09-22T06:56:59Z"/>
            </w:sdtContent>
          </w:sdt>
        </w:p>
      </w:sdtContent>
    </w:sdt>
    <w:sdt>
      <w:sdtPr>
        <w:id w:val="393615762"/>
        <w:tag w:val="goog_rdk_2420"/>
      </w:sdtPr>
      <w:sdtContent>
        <w:p w:rsidR="00000000" w:rsidDel="00000000" w:rsidP="00000000" w:rsidRDefault="00000000" w:rsidRPr="00000000" w14:paraId="0000031A">
          <w:pPr>
            <w:numPr>
              <w:ilvl w:val="1"/>
              <w:numId w:val="6"/>
            </w:numPr>
            <w:ind w:left="502" w:hanging="360"/>
            <w:rPr>
              <w:ins w:author="Rossi Rossi" w:id="28" w:date="2026-09-22T06:56:59Z"/>
            </w:rPr>
          </w:pPr>
          <w:sdt>
            <w:sdtPr>
              <w:id w:val="-74932761"/>
              <w:tag w:val="goog_rdk_2418"/>
            </w:sdtPr>
            <w:sdtContent>
              <w:ins w:author="Rossi Rossi" w:id="28" w:date="2026-09-22T06:56:59Z"/>
              <w:sdt>
                <w:sdtPr>
                  <w:id w:val="514065194"/>
                  <w:tag w:val="goog_rdk_241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.model(Model.of("gemini-3.8-flash"))</w:t>
                    </w:r>
                  </w:ins>
                </w:sdtContent>
              </w:sdt>
              <w:ins w:author="Rossi Rossi" w:id="28" w:date="2026-09-22T06:56:59Z"/>
            </w:sdtContent>
          </w:sdt>
        </w:p>
      </w:sdtContent>
    </w:sdt>
    <w:sdt>
      <w:sdtPr>
        <w:id w:val="-384558992"/>
        <w:tag w:val="goog_rdk_2423"/>
      </w:sdtPr>
      <w:sdtContent>
        <w:p w:rsidR="00000000" w:rsidDel="00000000" w:rsidP="00000000" w:rsidRDefault="00000000" w:rsidRPr="00000000" w14:paraId="0000031B">
          <w:pPr>
            <w:numPr>
              <w:ilvl w:val="1"/>
              <w:numId w:val="6"/>
            </w:numPr>
            <w:ind w:left="502" w:hanging="360"/>
            <w:rPr>
              <w:ins w:author="Rossi Rossi" w:id="28" w:date="2026-09-22T06:56:59Z"/>
            </w:rPr>
          </w:pPr>
          <w:sdt>
            <w:sdtPr>
              <w:id w:val="-1621029657"/>
              <w:tag w:val="goog_rdk_2421"/>
            </w:sdtPr>
            <w:sdtContent>
              <w:ins w:author="Rossi Rossi" w:id="28" w:date="2026-09-22T06:56:59Z"/>
              <w:sdt>
                <w:sdtPr>
                  <w:id w:val="-2046439753"/>
                  <w:tag w:val="goog_rdk_242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28" w:date="2026-09-22T06:56:59Z"/>
            </w:sdtContent>
          </w:sdt>
        </w:p>
      </w:sdtContent>
    </w:sdt>
    <w:sdt>
      <w:sdtPr>
        <w:id w:val="1541872542"/>
        <w:tag w:val="goog_rdk_2426"/>
      </w:sdtPr>
      <w:sdtContent>
        <w:p w:rsidR="00000000" w:rsidDel="00000000" w:rsidP="00000000" w:rsidRDefault="00000000" w:rsidRPr="00000000" w14:paraId="0000031C">
          <w:pPr>
            <w:numPr>
              <w:ilvl w:val="1"/>
              <w:numId w:val="6"/>
            </w:numPr>
            <w:ind w:left="502" w:hanging="360"/>
            <w:rPr>
              <w:ins w:author="Rossi Rossi" w:id="28" w:date="2026-09-22T06:56:59Z"/>
            </w:rPr>
          </w:pPr>
          <w:sdt>
            <w:sdtPr>
              <w:id w:val="-225142312"/>
              <w:tag w:val="goog_rdk_2424"/>
            </w:sdtPr>
            <w:sdtContent>
              <w:ins w:author="Rossi Rossi" w:id="28" w:date="2026-09-22T06:56:59Z"/>
              <w:sdt>
                <w:sdtPr>
                  <w:id w:val="1857691033"/>
                  <w:tag w:val="goog_rdk_242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.build();</w:t>
                    </w:r>
                  </w:ins>
                </w:sdtContent>
              </w:sdt>
              <w:ins w:author="Rossi Rossi" w:id="28" w:date="2026-09-22T06:56:59Z"/>
            </w:sdtContent>
          </w:sdt>
        </w:p>
      </w:sdtContent>
    </w:sdt>
    <w:sdt>
      <w:sdtPr>
        <w:id w:val="419697164"/>
        <w:tag w:val="goog_rdk_2429"/>
      </w:sdtPr>
      <w:sdtContent>
        <w:p w:rsidR="00000000" w:rsidDel="00000000" w:rsidP="00000000" w:rsidRDefault="00000000" w:rsidRPr="00000000" w14:paraId="0000031D">
          <w:pPr>
            <w:numPr>
              <w:ilvl w:val="1"/>
              <w:numId w:val="6"/>
            </w:numPr>
            <w:ind w:left="502" w:hanging="360"/>
            <w:rPr>
              <w:ins w:author="Rossi Rossi" w:id="28" w:date="2026-09-22T06:56:59Z"/>
            </w:rPr>
          </w:pPr>
          <w:sdt>
            <w:sdtPr>
              <w:id w:val="20410808"/>
              <w:tag w:val="goog_rdk_2427"/>
            </w:sdtPr>
            <w:sdtContent>
              <w:ins w:author="Rossi Rossi" w:id="28" w:date="2026-09-22T06:56:59Z"/>
              <w:sdt>
                <w:sdtPr>
                  <w:id w:val="1929703212"/>
                  <w:tag w:val="goog_rdk_242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71536897"/>
        <w:tag w:val="goog_rdk_2432"/>
      </w:sdtPr>
      <w:sdtContent>
        <w:p w:rsidR="00000000" w:rsidDel="00000000" w:rsidP="00000000" w:rsidRDefault="00000000" w:rsidRPr="00000000" w14:paraId="0000031E">
          <w:pPr>
            <w:numPr>
              <w:ilvl w:val="1"/>
              <w:numId w:val="6"/>
            </w:numPr>
            <w:ind w:left="502" w:hanging="360"/>
            <w:rPr>
              <w:ins w:author="Rossi Rossi" w:id="28" w:date="2026-09-22T06:56:59Z"/>
            </w:rPr>
          </w:pPr>
          <w:sdt>
            <w:sdtPr>
              <w:id w:val="1351249716"/>
              <w:tag w:val="goog_rdk_2430"/>
            </w:sdtPr>
            <w:sdtContent>
              <w:ins w:author="Rossi Rossi" w:id="28" w:date="2026-09-22T06:56:59Z"/>
              <w:sdt>
                <w:sdtPr>
                  <w:id w:val="1791566521"/>
                  <w:tag w:val="goog_rdk_24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Interaction interaction =</w:t>
                    </w:r>
                  </w:ins>
                </w:sdtContent>
              </w:sdt>
              <w:ins w:author="Rossi Rossi" w:id="28" w:date="2026-09-22T06:56:59Z"/>
            </w:sdtContent>
          </w:sdt>
        </w:p>
      </w:sdtContent>
    </w:sdt>
    <w:sdt>
      <w:sdtPr>
        <w:id w:val="-1222222139"/>
        <w:tag w:val="goog_rdk_2435"/>
      </w:sdtPr>
      <w:sdtContent>
        <w:p w:rsidR="00000000" w:rsidDel="00000000" w:rsidP="00000000" w:rsidRDefault="00000000" w:rsidRPr="00000000" w14:paraId="0000031F">
          <w:pPr>
            <w:numPr>
              <w:ilvl w:val="1"/>
              <w:numId w:val="6"/>
            </w:numPr>
            <w:ind w:left="502" w:hanging="360"/>
            <w:rPr>
              <w:ins w:author="Rossi Rossi" w:id="28" w:date="2026-09-22T06:56:59Z"/>
            </w:rPr>
          </w:pPr>
          <w:sdt>
            <w:sdtPr>
              <w:id w:val="1960797576"/>
              <w:tag w:val="goog_rdk_2433"/>
            </w:sdtPr>
            <w:sdtContent>
              <w:ins w:author="Rossi Rossi" w:id="28" w:date="2026-09-22T06:56:59Z"/>
              <w:sdt>
                <w:sdtPr>
                  <w:id w:val="-1055652084"/>
                  <w:tag w:val="goog_rdk_24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28" w:date="2026-09-22T06:56:59Z"/>
            </w:sdtContent>
          </w:sdt>
        </w:p>
      </w:sdtContent>
    </w:sdt>
    <w:sdt>
      <w:sdtPr>
        <w:id w:val="1725338508"/>
        <w:tag w:val="goog_rdk_2438"/>
      </w:sdtPr>
      <w:sdtContent>
        <w:p w:rsidR="00000000" w:rsidDel="00000000" w:rsidP="00000000" w:rsidRDefault="00000000" w:rsidRPr="00000000" w14:paraId="00000320">
          <w:pPr>
            <w:numPr>
              <w:ilvl w:val="1"/>
              <w:numId w:val="6"/>
            </w:numPr>
            <w:ind w:left="502" w:hanging="360"/>
            <w:rPr>
              <w:ins w:author="Rossi Rossi" w:id="28" w:date="2026-09-22T06:56:59Z"/>
            </w:rPr>
          </w:pPr>
          <w:sdt>
            <w:sdtPr>
              <w:id w:val="1925987189"/>
              <w:tag w:val="goog_rdk_2436"/>
            </w:sdtPr>
            <w:sdtContent>
              <w:ins w:author="Rossi Rossi" w:id="28" w:date="2026-09-22T06:56:59Z"/>
              <w:sdt>
                <w:sdtPr>
                  <w:id w:val="1092368961"/>
                  <w:tag w:val="goog_rdk_243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48826349"/>
        <w:tag w:val="goog_rdk_2441"/>
      </w:sdtPr>
      <w:sdtContent>
        <w:p w:rsidR="00000000" w:rsidDel="00000000" w:rsidP="00000000" w:rsidRDefault="00000000" w:rsidRPr="00000000" w14:paraId="00000321">
          <w:pPr>
            <w:numPr>
              <w:ilvl w:val="1"/>
              <w:numId w:val="6"/>
            </w:numPr>
            <w:ind w:left="502" w:hanging="360"/>
            <w:rPr>
              <w:ins w:author="Rossi Rossi" w:id="28" w:date="2026-09-22T06:56:59Z"/>
            </w:rPr>
          </w:pPr>
          <w:sdt>
            <w:sdtPr>
              <w:id w:val="1488376907"/>
              <w:tag w:val="goog_rdk_2439"/>
            </w:sdtPr>
            <w:sdtContent>
              <w:ins w:author="Rossi Rossi" w:id="28" w:date="2026-09-22T06:56:59Z"/>
              <w:sdt>
                <w:sdtPr>
                  <w:id w:val="2009978349"/>
                  <w:tag w:val="goog_rdk_244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28" w:date="2026-09-22T06:56:59Z"/>
            </w:sdtContent>
          </w:sdt>
        </w:p>
      </w:sdtContent>
    </w:sdt>
    <w:sdt>
      <w:sdtPr>
        <w:id w:val="2008623583"/>
        <w:tag w:val="goog_rdk_2444"/>
      </w:sdtPr>
      <w:sdtContent>
        <w:p w:rsidR="00000000" w:rsidDel="00000000" w:rsidP="00000000" w:rsidRDefault="00000000" w:rsidRPr="00000000" w14:paraId="00000322">
          <w:pPr>
            <w:numPr>
              <w:ilvl w:val="1"/>
              <w:numId w:val="6"/>
            </w:numPr>
            <w:ind w:left="502" w:hanging="360"/>
            <w:rPr>
              <w:ins w:author="Rossi Rossi" w:id="28" w:date="2026-09-22T06:56:59Z"/>
            </w:rPr>
          </w:pPr>
          <w:sdt>
            <w:sdtPr>
              <w:id w:val="1426312263"/>
              <w:tag w:val="goog_rdk_2442"/>
            </w:sdtPr>
            <w:sdtContent>
              <w:ins w:author="Rossi Rossi" w:id="28" w:date="2026-09-22T06:56:59Z"/>
              <w:sdt>
                <w:sdtPr>
                  <w:id w:val="-1874989346"/>
                  <w:tag w:val="goog_rdk_244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04424433"/>
        <w:tag w:val="goog_rdk_2447"/>
      </w:sdtPr>
      <w:sdtContent>
        <w:p w:rsidR="00000000" w:rsidDel="00000000" w:rsidP="00000000" w:rsidRDefault="00000000" w:rsidRPr="00000000" w14:paraId="00000323">
          <w:pPr>
            <w:numPr>
              <w:ilvl w:val="1"/>
              <w:numId w:val="6"/>
            </w:numPr>
            <w:ind w:left="502" w:hanging="360"/>
            <w:rPr>
              <w:ins w:author="Rossi Rossi" w:id="28" w:date="2026-09-22T06:56:59Z"/>
            </w:rPr>
          </w:pPr>
          <w:sdt>
            <w:sdtPr>
              <w:id w:val="208798074"/>
              <w:tag w:val="goog_rdk_2445"/>
            </w:sdtPr>
            <w:sdtContent>
              <w:ins w:author="Rossi Rossi" w:id="28" w:date="2026-09-22T06:56:59Z"/>
              <w:sdt>
                <w:sdtPr>
                  <w:id w:val="1117742047"/>
                  <w:tag w:val="goog_rdk_244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REST</w:t>
                    </w:r>
                  </w:ins>
                </w:sdtContent>
              </w:sdt>
              <w:ins w:author="Rossi Rossi" w:id="28" w:date="2026-09-22T06:56:59Z"/>
            </w:sdtContent>
          </w:sdt>
        </w:p>
      </w:sdtContent>
    </w:sdt>
    <w:sdt>
      <w:sdtPr>
        <w:id w:val="-1631110623"/>
        <w:tag w:val="goog_rdk_2450"/>
      </w:sdtPr>
      <w:sdtContent>
        <w:p w:rsidR="00000000" w:rsidDel="00000000" w:rsidP="00000000" w:rsidRDefault="00000000" w:rsidRPr="00000000" w14:paraId="00000324">
          <w:pPr>
            <w:numPr>
              <w:ilvl w:val="1"/>
              <w:numId w:val="6"/>
            </w:numPr>
            <w:ind w:left="502" w:hanging="360"/>
            <w:rPr>
              <w:ins w:author="Rossi Rossi" w:id="28" w:date="2026-09-22T06:56:59Z"/>
            </w:rPr>
          </w:pPr>
          <w:sdt>
            <w:sdtPr>
              <w:id w:val="460123752"/>
              <w:tag w:val="goog_rdk_2448"/>
            </w:sdtPr>
            <w:sdtContent>
              <w:ins w:author="Rossi Rossi" w:id="28" w:date="2026-09-22T06:56:59Z"/>
              <w:sdt>
                <w:sdtPr>
                  <w:id w:val="110295911"/>
                  <w:tag w:val="goog_rdk_244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15761500"/>
        <w:tag w:val="goog_rdk_2453"/>
      </w:sdtPr>
      <w:sdtContent>
        <w:p w:rsidR="00000000" w:rsidDel="00000000" w:rsidP="00000000" w:rsidRDefault="00000000" w:rsidRPr="00000000" w14:paraId="00000325">
          <w:pPr>
            <w:numPr>
              <w:ilvl w:val="1"/>
              <w:numId w:val="6"/>
            </w:numPr>
            <w:ind w:left="502" w:hanging="360"/>
            <w:rPr>
              <w:ins w:author="Rossi Rossi" w:id="28" w:date="2026-09-22T06:56:59Z"/>
            </w:rPr>
          </w:pPr>
          <w:sdt>
            <w:sdtPr>
              <w:id w:val="2086655595"/>
              <w:tag w:val="goog_rdk_2451"/>
            </w:sdtPr>
            <w:sdtContent>
              <w:ins w:author="Rossi Rossi" w:id="28" w:date="2026-09-22T06:56:59Z"/>
              <w:sdt>
                <w:sdtPr>
                  <w:id w:val="988598931"/>
                  <w:tag w:val="goog_rdk_245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28" w:date="2026-09-22T06:56:59Z"/>
            </w:sdtContent>
          </w:sdt>
        </w:p>
      </w:sdtContent>
    </w:sdt>
    <w:sdt>
      <w:sdtPr>
        <w:id w:val="-856897111"/>
        <w:tag w:val="goog_rdk_2456"/>
      </w:sdtPr>
      <w:sdtContent>
        <w:p w:rsidR="00000000" w:rsidDel="00000000" w:rsidP="00000000" w:rsidRDefault="00000000" w:rsidRPr="00000000" w14:paraId="00000326">
          <w:pPr>
            <w:numPr>
              <w:ilvl w:val="1"/>
              <w:numId w:val="6"/>
            </w:numPr>
            <w:ind w:left="502" w:hanging="360"/>
            <w:rPr>
              <w:ins w:author="Rossi Rossi" w:id="28" w:date="2026-09-22T06:56:59Z"/>
            </w:rPr>
          </w:pPr>
          <w:sdt>
            <w:sdtPr>
              <w:id w:val="72596841"/>
              <w:tag w:val="goog_rdk_2454"/>
            </w:sdtPr>
            <w:sdtContent>
              <w:ins w:author="Rossi Rossi" w:id="28" w:date="2026-09-22T06:56:59Z"/>
              <w:sdt>
                <w:sdtPr>
                  <w:id w:val="1581849544"/>
                  <w:tag w:val="goog_rdk_245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28" w:date="2026-09-22T06:56:59Z"/>
            </w:sdtContent>
          </w:sdt>
        </w:p>
      </w:sdtContent>
    </w:sdt>
    <w:sdt>
      <w:sdtPr>
        <w:id w:val="1464377938"/>
        <w:tag w:val="goog_rdk_2459"/>
      </w:sdtPr>
      <w:sdtContent>
        <w:p w:rsidR="00000000" w:rsidDel="00000000" w:rsidP="00000000" w:rsidRDefault="00000000" w:rsidRPr="00000000" w14:paraId="00000327">
          <w:pPr>
            <w:numPr>
              <w:ilvl w:val="1"/>
              <w:numId w:val="6"/>
            </w:numPr>
            <w:ind w:left="502" w:hanging="360"/>
            <w:rPr>
              <w:ins w:author="Rossi Rossi" w:id="28" w:date="2026-09-22T06:56:59Z"/>
            </w:rPr>
          </w:pPr>
          <w:sdt>
            <w:sdtPr>
              <w:id w:val="1180841214"/>
              <w:tag w:val="goog_rdk_2457"/>
            </w:sdtPr>
            <w:sdtContent>
              <w:ins w:author="Rossi Rossi" w:id="28" w:date="2026-09-22T06:56:59Z"/>
              <w:sdt>
                <w:sdtPr>
                  <w:id w:val="-989188807"/>
                  <w:tag w:val="goog_rdk_245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"x-goog-api-key: YOUR_API_KEY" \</w:t>
                    </w:r>
                  </w:ins>
                </w:sdtContent>
              </w:sdt>
              <w:ins w:author="Rossi Rossi" w:id="28" w:date="2026-09-22T06:56:59Z"/>
            </w:sdtContent>
          </w:sdt>
        </w:p>
      </w:sdtContent>
    </w:sdt>
    <w:sdt>
      <w:sdtPr>
        <w:id w:val="1048937253"/>
        <w:tag w:val="goog_rdk_2462"/>
      </w:sdtPr>
      <w:sdtContent>
        <w:p w:rsidR="00000000" w:rsidDel="00000000" w:rsidP="00000000" w:rsidRDefault="00000000" w:rsidRPr="00000000" w14:paraId="00000328">
          <w:pPr>
            <w:numPr>
              <w:ilvl w:val="1"/>
              <w:numId w:val="6"/>
            </w:numPr>
            <w:ind w:left="502" w:hanging="360"/>
            <w:rPr>
              <w:ins w:author="Rossi Rossi" w:id="28" w:date="2026-09-22T06:56:59Z"/>
            </w:rPr>
          </w:pPr>
          <w:sdt>
            <w:sdtPr>
              <w:id w:val="-171510654"/>
              <w:tag w:val="goog_rdk_2460"/>
            </w:sdtPr>
            <w:sdtContent>
              <w:ins w:author="Rossi Rossi" w:id="28" w:date="2026-09-22T06:56:59Z"/>
              <w:sdt>
                <w:sdtPr>
                  <w:id w:val="1922686577"/>
                  <w:tag w:val="goog_rdk_246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-X POST \</w:t>
                    </w:r>
                  </w:ins>
                </w:sdtContent>
              </w:sdt>
              <w:ins w:author="Rossi Rossi" w:id="28" w:date="2026-09-22T06:56:59Z"/>
            </w:sdtContent>
          </w:sdt>
        </w:p>
      </w:sdtContent>
    </w:sdt>
    <w:sdt>
      <w:sdtPr>
        <w:id w:val="-1053486301"/>
        <w:tag w:val="goog_rdk_2465"/>
      </w:sdtPr>
      <w:sdtContent>
        <w:p w:rsidR="00000000" w:rsidDel="00000000" w:rsidP="00000000" w:rsidRDefault="00000000" w:rsidRPr="00000000" w14:paraId="00000329">
          <w:pPr>
            <w:numPr>
              <w:ilvl w:val="1"/>
              <w:numId w:val="6"/>
            </w:numPr>
            <w:ind w:left="502" w:hanging="360"/>
            <w:rPr>
              <w:ins w:author="Rossi Rossi" w:id="28" w:date="2026-09-22T06:56:59Z"/>
            </w:rPr>
          </w:pPr>
          <w:sdt>
            <w:sdtPr>
              <w:id w:val="1301956082"/>
              <w:tag w:val="goog_rdk_2463"/>
            </w:sdtPr>
            <w:sdtContent>
              <w:ins w:author="Rossi Rossi" w:id="28" w:date="2026-09-22T06:56:59Z"/>
              <w:sdt>
                <w:sdtPr>
                  <w:id w:val="-586663973"/>
                  <w:tag w:val="goog_rdk_246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-d '{</w:t>
                    </w:r>
                  </w:ins>
                </w:sdtContent>
              </w:sdt>
              <w:ins w:author="Rossi Rossi" w:id="28" w:date="2026-09-22T06:56:59Z"/>
            </w:sdtContent>
          </w:sdt>
        </w:p>
      </w:sdtContent>
    </w:sdt>
    <w:sdt>
      <w:sdtPr>
        <w:id w:val="395347464"/>
        <w:tag w:val="goog_rdk_2468"/>
      </w:sdtPr>
      <w:sdtContent>
        <w:p w:rsidR="00000000" w:rsidDel="00000000" w:rsidP="00000000" w:rsidRDefault="00000000" w:rsidRPr="00000000" w14:paraId="0000032A">
          <w:pPr>
            <w:numPr>
              <w:ilvl w:val="1"/>
              <w:numId w:val="6"/>
            </w:numPr>
            <w:ind w:left="502" w:hanging="360"/>
            <w:rPr>
              <w:ins w:author="Rossi Rossi" w:id="28" w:date="2026-09-22T06:56:59Z"/>
            </w:rPr>
          </w:pPr>
          <w:sdt>
            <w:sdtPr>
              <w:id w:val="478035491"/>
              <w:tag w:val="goog_rdk_2466"/>
            </w:sdtPr>
            <w:sdtContent>
              <w:ins w:author="Rossi Rossi" w:id="28" w:date="2026-09-22T06:56:59Z"/>
              <w:sdt>
                <w:sdtPr>
                  <w:id w:val="1801548108"/>
                  <w:tag w:val="goog_rdk_24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750146113"/>
        <w:tag w:val="goog_rdk_2471"/>
      </w:sdtPr>
      <w:sdtContent>
        <w:p w:rsidR="00000000" w:rsidDel="00000000" w:rsidP="00000000" w:rsidRDefault="00000000" w:rsidRPr="00000000" w14:paraId="0000032B">
          <w:pPr>
            <w:numPr>
              <w:ilvl w:val="1"/>
              <w:numId w:val="6"/>
            </w:numPr>
            <w:ind w:left="502" w:hanging="360"/>
            <w:rPr>
              <w:ins w:author="Rossi Rossi" w:id="28" w:date="2026-09-22T06:56:59Z"/>
            </w:rPr>
          </w:pPr>
          <w:sdt>
            <w:sdtPr>
              <w:id w:val="-775370504"/>
              <w:tag w:val="goog_rdk_2469"/>
            </w:sdtPr>
            <w:sdtContent>
              <w:ins w:author="Rossi Rossi" w:id="28" w:date="2026-09-22T06:56:59Z"/>
              <w:sdt>
                <w:sdtPr>
                  <w:id w:val="1884635195"/>
                  <w:tag w:val="goog_rdk_247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1267189901"/>
        <w:tag w:val="goog_rdk_2474"/>
      </w:sdtPr>
      <w:sdtContent>
        <w:p w:rsidR="00000000" w:rsidDel="00000000" w:rsidP="00000000" w:rsidRDefault="00000000" w:rsidRPr="00000000" w14:paraId="0000032C">
          <w:pPr>
            <w:numPr>
              <w:ilvl w:val="1"/>
              <w:numId w:val="6"/>
            </w:numPr>
            <w:ind w:left="502" w:hanging="360"/>
            <w:rPr>
              <w:ins w:author="Rossi Rossi" w:id="28" w:date="2026-09-22T06:56:59Z"/>
            </w:rPr>
          </w:pPr>
          <w:sdt>
            <w:sdtPr>
              <w:id w:val="1358201689"/>
              <w:tag w:val="goog_rdk_2472"/>
            </w:sdtPr>
            <w:sdtContent>
              <w:ins w:author="Rossi Rossi" w:id="28" w:date="2026-09-22T06:56:59Z"/>
              <w:sdt>
                <w:sdtPr>
                  <w:id w:val="1007252842"/>
                  <w:tag w:val="goog_rdk_247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1634964775"/>
        <w:tag w:val="goog_rdk_2477"/>
      </w:sdtPr>
      <w:sdtContent>
        <w:p w:rsidR="00000000" w:rsidDel="00000000" w:rsidP="00000000" w:rsidRDefault="00000000" w:rsidRPr="00000000" w14:paraId="0000032D">
          <w:pPr>
            <w:numPr>
              <w:ilvl w:val="1"/>
              <w:numId w:val="6"/>
            </w:numPr>
            <w:ind w:left="502" w:hanging="360"/>
            <w:rPr>
              <w:ins w:author="Rossi Rossi" w:id="28" w:date="2026-09-22T06:56:59Z"/>
            </w:rPr>
          </w:pPr>
          <w:sdt>
            <w:sdtPr>
              <w:id w:val="1600284089"/>
              <w:tag w:val="goog_rdk_2475"/>
            </w:sdtPr>
            <w:sdtContent>
              <w:ins w:author="Rossi Rossi" w:id="28" w:date="2026-09-22T06:56:59Z"/>
              <w:sdt>
                <w:sdtPr>
                  <w:id w:val="-1590563600"/>
                  <w:tag w:val="goog_rdk_247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59895484"/>
        <w:tag w:val="goog_rdk_2480"/>
      </w:sdtPr>
      <w:sdtContent>
        <w:p w:rsidR="00000000" w:rsidDel="00000000" w:rsidP="00000000" w:rsidRDefault="00000000" w:rsidRPr="00000000" w14:paraId="0000032E">
          <w:pPr>
            <w:numPr>
              <w:ilvl w:val="1"/>
              <w:numId w:val="6"/>
            </w:numPr>
            <w:ind w:left="502" w:hanging="360"/>
            <w:rPr>
              <w:ins w:author="Rossi Rossi" w:id="28" w:date="2026-09-22T06:56:59Z"/>
            </w:rPr>
          </w:pPr>
          <w:sdt>
            <w:sdtPr>
              <w:id w:val="934690233"/>
              <w:tag w:val="goog_rdk_2478"/>
            </w:sdtPr>
            <w:sdtContent>
              <w:ins w:author="Rossi Rossi" w:id="28" w:date="2026-09-22T06:56:59Z"/>
              <w:sdt>
                <w:sdtPr>
                  <w:id w:val="-221787324"/>
                  <w:tag w:val="goog_rdk_247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Security and secret management</w:t>
                    </w:r>
                  </w:ins>
                </w:sdtContent>
              </w:sdt>
              <w:ins w:author="Rossi Rossi" w:id="28" w:date="2026-09-22T06:56:59Z"/>
            </w:sdtContent>
          </w:sdt>
        </w:p>
      </w:sdtContent>
    </w:sdt>
    <w:sdt>
      <w:sdtPr>
        <w:id w:val="-2093969728"/>
        <w:tag w:val="goog_rdk_2483"/>
      </w:sdtPr>
      <w:sdtContent>
        <w:p w:rsidR="00000000" w:rsidDel="00000000" w:rsidP="00000000" w:rsidRDefault="00000000" w:rsidRPr="00000000" w14:paraId="0000032F">
          <w:pPr>
            <w:numPr>
              <w:ilvl w:val="1"/>
              <w:numId w:val="6"/>
            </w:numPr>
            <w:ind w:left="502" w:hanging="360"/>
            <w:rPr>
              <w:ins w:author="Rossi Rossi" w:id="28" w:date="2026-09-22T06:56:59Z"/>
            </w:rPr>
          </w:pPr>
          <w:sdt>
            <w:sdtPr>
              <w:id w:val="760740366"/>
              <w:tag w:val="goog_rdk_2481"/>
            </w:sdtPr>
            <w:sdtContent>
              <w:ins w:author="Rossi Rossi" w:id="28" w:date="2026-09-22T06:56:59Z"/>
              <w:sdt>
                <w:sdtPr>
                  <w:id w:val="284822920"/>
                  <w:tag w:val="goog_rdk_248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13224033"/>
        <w:tag w:val="goog_rdk_2486"/>
      </w:sdtPr>
      <w:sdtContent>
        <w:p w:rsidR="00000000" w:rsidDel="00000000" w:rsidP="00000000" w:rsidRDefault="00000000" w:rsidRPr="00000000" w14:paraId="00000330">
          <w:pPr>
            <w:numPr>
              <w:ilvl w:val="1"/>
              <w:numId w:val="6"/>
            </w:numPr>
            <w:ind w:left="502" w:hanging="360"/>
            <w:rPr>
              <w:ins w:author="Rossi Rossi" w:id="28" w:date="2026-09-22T06:56:59Z"/>
            </w:rPr>
          </w:pPr>
          <w:sdt>
            <w:sdtPr>
              <w:id w:val="1373881506"/>
              <w:tag w:val="goog_rdk_2484"/>
            </w:sdtPr>
            <w:sdtContent>
              <w:ins w:author="Rossi Rossi" w:id="28" w:date="2026-09-22T06:56:59Z"/>
              <w:sdt>
                <w:sdtPr>
                  <w:id w:val="-1791924648"/>
                  <w:tag w:val="goog_rdk_248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Treat your Gemini API key like a password. If compromised, others can consume</w:t>
                    </w:r>
                  </w:ins>
                </w:sdtContent>
              </w:sdt>
              <w:ins w:author="Rossi Rossi" w:id="28" w:date="2026-09-22T06:56:59Z"/>
            </w:sdtContent>
          </w:sdt>
        </w:p>
      </w:sdtContent>
    </w:sdt>
    <w:sdt>
      <w:sdtPr>
        <w:id w:val="317144828"/>
        <w:tag w:val="goog_rdk_2489"/>
      </w:sdtPr>
      <w:sdtContent>
        <w:p w:rsidR="00000000" w:rsidDel="00000000" w:rsidP="00000000" w:rsidRDefault="00000000" w:rsidRPr="00000000" w14:paraId="00000331">
          <w:pPr>
            <w:numPr>
              <w:ilvl w:val="1"/>
              <w:numId w:val="6"/>
            </w:numPr>
            <w:ind w:left="502" w:hanging="360"/>
            <w:rPr>
              <w:ins w:author="Rossi Rossi" w:id="28" w:date="2026-09-22T06:56:59Z"/>
            </w:rPr>
          </w:pPr>
          <w:sdt>
            <w:sdtPr>
              <w:id w:val="-1114444697"/>
              <w:tag w:val="goog_rdk_2487"/>
            </w:sdtPr>
            <w:sdtContent>
              <w:ins w:author="Rossi Rossi" w:id="28" w:date="2026-09-22T06:56:59Z"/>
              <w:sdt>
                <w:sdtPr>
                  <w:id w:val="-1908315054"/>
                  <w:tag w:val="goog_rdk_248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your project's quota, incur unexpected billing charges, and access private</w:t>
                    </w:r>
                  </w:ins>
                </w:sdtContent>
              </w:sdt>
              <w:ins w:author="Rossi Rossi" w:id="28" w:date="2026-09-22T06:56:59Z"/>
            </w:sdtContent>
          </w:sdt>
        </w:p>
      </w:sdtContent>
    </w:sdt>
    <w:sdt>
      <w:sdtPr>
        <w:id w:val="-2124385809"/>
        <w:tag w:val="goog_rdk_2492"/>
      </w:sdtPr>
      <w:sdtContent>
        <w:p w:rsidR="00000000" w:rsidDel="00000000" w:rsidP="00000000" w:rsidRDefault="00000000" w:rsidRPr="00000000" w14:paraId="00000332">
          <w:pPr>
            <w:numPr>
              <w:ilvl w:val="1"/>
              <w:numId w:val="6"/>
            </w:numPr>
            <w:ind w:left="502" w:hanging="360"/>
            <w:rPr>
              <w:ins w:author="Rossi Rossi" w:id="28" w:date="2026-09-22T06:56:59Z"/>
            </w:rPr>
          </w:pPr>
          <w:sdt>
            <w:sdtPr>
              <w:id w:val="1927782430"/>
              <w:tag w:val="goog_rdk_2490"/>
            </w:sdtPr>
            <w:sdtContent>
              <w:ins w:author="Rossi Rossi" w:id="28" w:date="2026-09-22T06:56:59Z"/>
              <w:sdt>
                <w:sdtPr>
                  <w:id w:val="-2027873811"/>
                  <w:tag w:val="goog_rdk_24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resources.</w:t>
                    </w:r>
                  </w:ins>
                </w:sdtContent>
              </w:sdt>
              <w:ins w:author="Rossi Rossi" w:id="28" w:date="2026-09-22T06:56:59Z"/>
            </w:sdtContent>
          </w:sdt>
        </w:p>
      </w:sdtContent>
    </w:sdt>
    <w:sdt>
      <w:sdtPr>
        <w:id w:val="-1443511540"/>
        <w:tag w:val="goog_rdk_2495"/>
      </w:sdtPr>
      <w:sdtContent>
        <w:p w:rsidR="00000000" w:rsidDel="00000000" w:rsidP="00000000" w:rsidRDefault="00000000" w:rsidRPr="00000000" w14:paraId="00000333">
          <w:pPr>
            <w:numPr>
              <w:ilvl w:val="1"/>
              <w:numId w:val="6"/>
            </w:numPr>
            <w:ind w:left="502" w:hanging="360"/>
            <w:rPr>
              <w:ins w:author="Rossi Rossi" w:id="28" w:date="2026-09-22T06:56:59Z"/>
            </w:rPr>
          </w:pPr>
          <w:sdt>
            <w:sdtPr>
              <w:id w:val="-718964418"/>
              <w:tag w:val="goog_rdk_2493"/>
            </w:sdtPr>
            <w:sdtContent>
              <w:ins w:author="Rossi Rossi" w:id="28" w:date="2026-09-22T06:56:59Z"/>
              <w:sdt>
                <w:sdtPr>
                  <w:id w:val="-1010525457"/>
                  <w:tag w:val="goog_rdk_249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2876326"/>
        <w:tag w:val="goog_rdk_2498"/>
      </w:sdtPr>
      <w:sdtContent>
        <w:p w:rsidR="00000000" w:rsidDel="00000000" w:rsidP="00000000" w:rsidRDefault="00000000" w:rsidRPr="00000000" w14:paraId="00000334">
          <w:pPr>
            <w:numPr>
              <w:ilvl w:val="1"/>
              <w:numId w:val="6"/>
            </w:numPr>
            <w:ind w:left="502" w:hanging="360"/>
            <w:rPr>
              <w:ins w:author="Rossi Rossi" w:id="28" w:date="2026-09-22T06:56:59Z"/>
            </w:rPr>
          </w:pPr>
          <w:sdt>
            <w:sdtPr>
              <w:id w:val="1348523535"/>
              <w:tag w:val="goog_rdk_2496"/>
            </w:sdtPr>
            <w:sdtContent>
              <w:ins w:author="Rossi Rossi" w:id="28" w:date="2026-09-22T06:56:59Z"/>
              <w:sdt>
                <w:sdtPr>
                  <w:id w:val="-1192072420"/>
                  <w:tag w:val="goog_rdk_24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Critical security rules</w:t>
                    </w:r>
                  </w:ins>
                </w:sdtContent>
              </w:sdt>
              <w:ins w:author="Rossi Rossi" w:id="28" w:date="2026-09-22T06:56:59Z"/>
            </w:sdtContent>
          </w:sdt>
        </w:p>
      </w:sdtContent>
    </w:sdt>
    <w:sdt>
      <w:sdtPr>
        <w:id w:val="476063203"/>
        <w:tag w:val="goog_rdk_2501"/>
      </w:sdtPr>
      <w:sdtContent>
        <w:p w:rsidR="00000000" w:rsidDel="00000000" w:rsidP="00000000" w:rsidRDefault="00000000" w:rsidRPr="00000000" w14:paraId="00000335">
          <w:pPr>
            <w:numPr>
              <w:ilvl w:val="1"/>
              <w:numId w:val="6"/>
            </w:numPr>
            <w:ind w:left="502" w:hanging="360"/>
            <w:rPr>
              <w:ins w:author="Rossi Rossi" w:id="28" w:date="2026-09-22T06:56:59Z"/>
            </w:rPr>
          </w:pPr>
          <w:sdt>
            <w:sdtPr>
              <w:id w:val="556729506"/>
              <w:tag w:val="goog_rdk_2499"/>
            </w:sdtPr>
            <w:sdtContent>
              <w:ins w:author="Rossi Rossi" w:id="28" w:date="2026-09-22T06:56:59Z"/>
              <w:sdt>
                <w:sdtPr>
                  <w:id w:val="-986856129"/>
                  <w:tag w:val="goog_rdk_250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265761780"/>
        <w:tag w:val="goog_rdk_2504"/>
      </w:sdtPr>
      <w:sdtContent>
        <w:p w:rsidR="00000000" w:rsidDel="00000000" w:rsidP="00000000" w:rsidRDefault="00000000" w:rsidRPr="00000000" w14:paraId="00000336">
          <w:pPr>
            <w:numPr>
              <w:ilvl w:val="1"/>
              <w:numId w:val="6"/>
            </w:numPr>
            <w:ind w:left="502" w:hanging="360"/>
            <w:rPr>
              <w:ins w:author="Rossi Rossi" w:id="28" w:date="2026-09-22T06:56:59Z"/>
            </w:rPr>
          </w:pPr>
          <w:sdt>
            <w:sdtPr>
              <w:id w:val="557923539"/>
              <w:tag w:val="goog_rdk_2502"/>
            </w:sdtPr>
            <w:sdtContent>
              <w:ins w:author="Rossi Rossi" w:id="28" w:date="2026-09-22T06:56:59Z"/>
              <w:sdt>
                <w:sdtPr>
                  <w:id w:val="437280909"/>
                  <w:tag w:val="goog_rdk_250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**Keep keys confidential**: Never check API keys into source control systems like Git.</w:t>
                    </w:r>
                  </w:ins>
                </w:sdtContent>
              </w:sdt>
              <w:ins w:author="Rossi Rossi" w:id="28" w:date="2026-09-22T06:56:59Z"/>
            </w:sdtContent>
          </w:sdt>
        </w:p>
      </w:sdtContent>
    </w:sdt>
    <w:sdt>
      <w:sdtPr>
        <w:id w:val="-282710240"/>
        <w:tag w:val="goog_rdk_2507"/>
      </w:sdtPr>
      <w:sdtContent>
        <w:p w:rsidR="00000000" w:rsidDel="00000000" w:rsidP="00000000" w:rsidRDefault="00000000" w:rsidRPr="00000000" w14:paraId="00000337">
          <w:pPr>
            <w:numPr>
              <w:ilvl w:val="1"/>
              <w:numId w:val="6"/>
            </w:numPr>
            <w:ind w:left="502" w:hanging="360"/>
            <w:rPr>
              <w:ins w:author="Rossi Rossi" w:id="28" w:date="2026-09-22T06:56:59Z"/>
            </w:rPr>
          </w:pPr>
          <w:sdt>
            <w:sdtPr>
              <w:id w:val="494168749"/>
              <w:tag w:val="goog_rdk_2505"/>
            </w:sdtPr>
            <w:sdtContent>
              <w:ins w:author="Rossi Rossi" w:id="28" w:date="2026-09-22T06:56:59Z"/>
              <w:sdt>
                <w:sdtPr>
                  <w:id w:val="-1767014324"/>
                  <w:tag w:val="goog_rdk_250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**Never expose keys client-side in production**: Do not hardcode API keys directly in web or mobile apps. Keys compiled in client-side code can be extracted by users. To secure client-side apps, run a backend proxy server to make the actual API calls.</w:t>
                    </w:r>
                  </w:ins>
                </w:sdtContent>
              </w:sdt>
              <w:ins w:author="Rossi Rossi" w:id="28" w:date="2026-09-22T06:56:59Z"/>
            </w:sdtContent>
          </w:sdt>
        </w:p>
      </w:sdtContent>
    </w:sdt>
    <w:sdt>
      <w:sdtPr>
        <w:id w:val="-824469651"/>
        <w:tag w:val="goog_rdk_2510"/>
      </w:sdtPr>
      <w:sdtContent>
        <w:p w:rsidR="00000000" w:rsidDel="00000000" w:rsidP="00000000" w:rsidRDefault="00000000" w:rsidRPr="00000000" w14:paraId="00000338">
          <w:pPr>
            <w:numPr>
              <w:ilvl w:val="1"/>
              <w:numId w:val="6"/>
            </w:numPr>
            <w:ind w:left="502" w:hanging="360"/>
            <w:rPr>
              <w:ins w:author="Rossi Rossi" w:id="28" w:date="2026-09-22T06:56:59Z"/>
            </w:rPr>
          </w:pPr>
          <w:sdt>
            <w:sdtPr>
              <w:id w:val="-2128623315"/>
              <w:tag w:val="goog_rdk_2508"/>
            </w:sdtPr>
            <w:sdtContent>
              <w:ins w:author="Rossi Rossi" w:id="28" w:date="2026-09-22T06:56:59Z"/>
              <w:sdt>
                <w:sdtPr>
                  <w:id w:val="215503277"/>
                  <w:tag w:val="goog_rdk_250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336750978"/>
        <w:tag w:val="goog_rdk_2513"/>
      </w:sdtPr>
      <w:sdtContent>
        <w:p w:rsidR="00000000" w:rsidDel="00000000" w:rsidP="00000000" w:rsidRDefault="00000000" w:rsidRPr="00000000" w14:paraId="00000339">
          <w:pPr>
            <w:numPr>
              <w:ilvl w:val="1"/>
              <w:numId w:val="6"/>
            </w:numPr>
            <w:ind w:left="502" w:hanging="360"/>
            <w:rPr>
              <w:ins w:author="Rossi Rossi" w:id="28" w:date="2026-09-22T06:56:59Z"/>
            </w:rPr>
          </w:pPr>
          <w:sdt>
            <w:sdtPr>
              <w:id w:val="296504641"/>
              <w:tag w:val="goog_rdk_2511"/>
            </w:sdtPr>
            <w:sdtContent>
              <w:ins w:author="Rossi Rossi" w:id="28" w:date="2026-09-22T06:56:59Z"/>
              <w:sdt>
                <w:sdtPr>
                  <w:id w:val="208116343"/>
                  <w:tag w:val="goog_rdk_251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Secret management best practices</w:t>
                    </w:r>
                  </w:ins>
                </w:sdtContent>
              </w:sdt>
              <w:ins w:author="Rossi Rossi" w:id="28" w:date="2026-09-22T06:56:59Z"/>
            </w:sdtContent>
          </w:sdt>
        </w:p>
      </w:sdtContent>
    </w:sdt>
    <w:sdt>
      <w:sdtPr>
        <w:id w:val="2023911560"/>
        <w:tag w:val="goog_rdk_2516"/>
      </w:sdtPr>
      <w:sdtContent>
        <w:p w:rsidR="00000000" w:rsidDel="00000000" w:rsidP="00000000" w:rsidRDefault="00000000" w:rsidRPr="00000000" w14:paraId="0000033A">
          <w:pPr>
            <w:numPr>
              <w:ilvl w:val="1"/>
              <w:numId w:val="6"/>
            </w:numPr>
            <w:ind w:left="502" w:hanging="360"/>
            <w:rPr>
              <w:ins w:author="Rossi Rossi" w:id="28" w:date="2026-09-22T06:56:59Z"/>
            </w:rPr>
          </w:pPr>
          <w:sdt>
            <w:sdtPr>
              <w:id w:val="213835648"/>
              <w:tag w:val="goog_rdk_2514"/>
            </w:sdtPr>
            <w:sdtContent>
              <w:ins w:author="Rossi Rossi" w:id="28" w:date="2026-09-22T06:56:59Z"/>
              <w:sdt>
                <w:sdtPr>
                  <w:id w:val="-657410224"/>
                  <w:tag w:val="goog_rdk_251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3383975"/>
        <w:tag w:val="goog_rdk_2519"/>
      </w:sdtPr>
      <w:sdtContent>
        <w:p w:rsidR="00000000" w:rsidDel="00000000" w:rsidP="00000000" w:rsidRDefault="00000000" w:rsidRPr="00000000" w14:paraId="0000033B">
          <w:pPr>
            <w:numPr>
              <w:ilvl w:val="1"/>
              <w:numId w:val="6"/>
            </w:numPr>
            <w:ind w:left="502" w:hanging="360"/>
            <w:rPr>
              <w:ins w:author="Rossi Rossi" w:id="28" w:date="2026-09-22T06:56:59Z"/>
            </w:rPr>
          </w:pPr>
          <w:sdt>
            <w:sdtPr>
              <w:id w:val="981428018"/>
              <w:tag w:val="goog_rdk_2517"/>
            </w:sdtPr>
            <w:sdtContent>
              <w:ins w:author="Rossi Rossi" w:id="28" w:date="2026-09-22T06:56:59Z"/>
              <w:sdt>
                <w:sdtPr>
                  <w:id w:val="-1632376047"/>
                  <w:tag w:val="goog_rdk_251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**Environment variables**: Read keys from environment variables rather than configuration files.</w:t>
                    </w:r>
                  </w:ins>
                </w:sdtContent>
              </w:sdt>
              <w:ins w:author="Rossi Rossi" w:id="28" w:date="2026-09-22T06:56:59Z"/>
            </w:sdtContent>
          </w:sdt>
        </w:p>
      </w:sdtContent>
    </w:sdt>
    <w:sdt>
      <w:sdtPr>
        <w:id w:val="-1793041337"/>
        <w:tag w:val="goog_rdk_2522"/>
      </w:sdtPr>
      <w:sdtContent>
        <w:p w:rsidR="00000000" w:rsidDel="00000000" w:rsidP="00000000" w:rsidRDefault="00000000" w:rsidRPr="00000000" w14:paraId="0000033C">
          <w:pPr>
            <w:numPr>
              <w:ilvl w:val="1"/>
              <w:numId w:val="6"/>
            </w:numPr>
            <w:ind w:left="502" w:hanging="360"/>
            <w:rPr>
              <w:ins w:author="Rossi Rossi" w:id="28" w:date="2026-09-22T06:56:59Z"/>
            </w:rPr>
          </w:pPr>
          <w:sdt>
            <w:sdtPr>
              <w:id w:val="1824957320"/>
              <w:tag w:val="goog_rdk_2520"/>
            </w:sdtPr>
            <w:sdtContent>
              <w:ins w:author="Rossi Rossi" w:id="28" w:date="2026-09-22T06:56:59Z"/>
              <w:sdt>
                <w:sdtPr>
                  <w:id w:val="1479801802"/>
                  <w:tag w:val="goog_rdk_252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**Secret Manager** : For production, store your keys in a secure secret store such as [Google Cloud Secret Manager](https://cloud.google.com/secret-manager).</w:t>
                    </w:r>
                  </w:ins>
                </w:sdtContent>
              </w:sdt>
              <w:ins w:author="Rossi Rossi" w:id="28" w:date="2026-09-22T06:56:59Z"/>
            </w:sdtContent>
          </w:sdt>
        </w:p>
      </w:sdtContent>
    </w:sdt>
    <w:sdt>
      <w:sdtPr>
        <w:id w:val="-1248451304"/>
        <w:tag w:val="goog_rdk_2525"/>
      </w:sdtPr>
      <w:sdtContent>
        <w:p w:rsidR="00000000" w:rsidDel="00000000" w:rsidP="00000000" w:rsidRDefault="00000000" w:rsidRPr="00000000" w14:paraId="0000033D">
          <w:pPr>
            <w:numPr>
              <w:ilvl w:val="1"/>
              <w:numId w:val="6"/>
            </w:numPr>
            <w:ind w:left="502" w:hanging="360"/>
            <w:rPr>
              <w:ins w:author="Rossi Rossi" w:id="28" w:date="2026-09-22T06:56:59Z"/>
            </w:rPr>
          </w:pPr>
          <w:sdt>
            <w:sdtPr>
              <w:id w:val="1933367492"/>
              <w:tag w:val="goog_rdk_2523"/>
            </w:sdtPr>
            <w:sdtContent>
              <w:ins w:author="Rossi Rossi" w:id="28" w:date="2026-09-22T06:56:59Z"/>
              <w:sdt>
                <w:sdtPr>
                  <w:id w:val="271786713"/>
                  <w:tag w:val="goog_rdk_252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**Billing alerts**: Set up billing alerts in the Google Cloud Console to notify you if usage or costs spike.</w:t>
                    </w:r>
                  </w:ins>
                </w:sdtContent>
              </w:sdt>
              <w:ins w:author="Rossi Rossi" w:id="28" w:date="2026-09-22T06:56:59Z"/>
            </w:sdtContent>
          </w:sdt>
        </w:p>
      </w:sdtContent>
    </w:sdt>
    <w:sdt>
      <w:sdtPr>
        <w:id w:val="-167198888"/>
        <w:tag w:val="goog_rdk_2528"/>
      </w:sdtPr>
      <w:sdtContent>
        <w:p w:rsidR="00000000" w:rsidDel="00000000" w:rsidP="00000000" w:rsidRDefault="00000000" w:rsidRPr="00000000" w14:paraId="0000033E">
          <w:pPr>
            <w:numPr>
              <w:ilvl w:val="1"/>
              <w:numId w:val="6"/>
            </w:numPr>
            <w:ind w:left="502" w:hanging="360"/>
            <w:rPr>
              <w:ins w:author="Rossi Rossi" w:id="28" w:date="2026-09-22T06:56:59Z"/>
            </w:rPr>
          </w:pPr>
          <w:sdt>
            <w:sdtPr>
              <w:id w:val="-1011660741"/>
              <w:tag w:val="goog_rdk_2526"/>
            </w:sdtPr>
            <w:sdtContent>
              <w:ins w:author="Rossi Rossi" w:id="28" w:date="2026-09-22T06:56:59Z"/>
              <w:sdt>
                <w:sdtPr>
                  <w:id w:val="1573866062"/>
                  <w:tag w:val="goog_rdk_252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03857849"/>
        <w:tag w:val="goog_rdk_2531"/>
      </w:sdtPr>
      <w:sdtContent>
        <w:p w:rsidR="00000000" w:rsidDel="00000000" w:rsidP="00000000" w:rsidRDefault="00000000" w:rsidRPr="00000000" w14:paraId="0000033F">
          <w:pPr>
            <w:numPr>
              <w:ilvl w:val="1"/>
              <w:numId w:val="6"/>
            </w:numPr>
            <w:ind w:left="502" w:hanging="360"/>
            <w:rPr>
              <w:ins w:author="Rossi Rossi" w:id="28" w:date="2026-09-22T06:56:59Z"/>
            </w:rPr>
          </w:pPr>
          <w:sdt>
            <w:sdtPr>
              <w:id w:val="-180192409"/>
              <w:tag w:val="goog_rdk_2529"/>
            </w:sdtPr>
            <w:sdtContent>
              <w:ins w:author="Rossi Rossi" w:id="28" w:date="2026-09-22T06:56:59Z"/>
              <w:sdt>
                <w:sdtPr>
                  <w:id w:val="45587492"/>
                  <w:tag w:val="goog_rdk_253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Leak response checklist</w:t>
                    </w:r>
                  </w:ins>
                </w:sdtContent>
              </w:sdt>
              <w:ins w:author="Rossi Rossi" w:id="28" w:date="2026-09-22T06:56:59Z"/>
            </w:sdtContent>
          </w:sdt>
        </w:p>
      </w:sdtContent>
    </w:sdt>
    <w:sdt>
      <w:sdtPr>
        <w:id w:val="-2062261584"/>
        <w:tag w:val="goog_rdk_2534"/>
      </w:sdtPr>
      <w:sdtContent>
        <w:p w:rsidR="00000000" w:rsidDel="00000000" w:rsidP="00000000" w:rsidRDefault="00000000" w:rsidRPr="00000000" w14:paraId="00000340">
          <w:pPr>
            <w:numPr>
              <w:ilvl w:val="1"/>
              <w:numId w:val="6"/>
            </w:numPr>
            <w:ind w:left="502" w:hanging="360"/>
            <w:rPr>
              <w:ins w:author="Rossi Rossi" w:id="28" w:date="2026-09-22T06:56:59Z"/>
            </w:rPr>
          </w:pPr>
          <w:sdt>
            <w:sdtPr>
              <w:id w:val="-1275633898"/>
              <w:tag w:val="goog_rdk_2532"/>
            </w:sdtPr>
            <w:sdtContent>
              <w:ins w:author="Rossi Rossi" w:id="28" w:date="2026-09-22T06:56:59Z"/>
              <w:sdt>
                <w:sdtPr>
                  <w:id w:val="-1875550322"/>
                  <w:tag w:val="goog_rdk_253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93301158"/>
        <w:tag w:val="goog_rdk_2537"/>
      </w:sdtPr>
      <w:sdtContent>
        <w:p w:rsidR="00000000" w:rsidDel="00000000" w:rsidP="00000000" w:rsidRDefault="00000000" w:rsidRPr="00000000" w14:paraId="00000341">
          <w:pPr>
            <w:numPr>
              <w:ilvl w:val="1"/>
              <w:numId w:val="6"/>
            </w:numPr>
            <w:ind w:left="502" w:hanging="360"/>
            <w:rPr>
              <w:ins w:author="Rossi Rossi" w:id="28" w:date="2026-09-22T06:56:59Z"/>
            </w:rPr>
          </w:pPr>
          <w:sdt>
            <w:sdtPr>
              <w:id w:val="35204635"/>
              <w:tag w:val="goog_rdk_2535"/>
            </w:sdtPr>
            <w:sdtContent>
              <w:ins w:author="Rossi Rossi" w:id="28" w:date="2026-09-22T06:56:59Z"/>
              <w:sdt>
                <w:sdtPr>
                  <w:id w:val="-670946929"/>
                  <w:tag w:val="goog_rdk_253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suspect your API key has been leaked:</w:t>
                    </w:r>
                  </w:ins>
                </w:sdtContent>
              </w:sdt>
              <w:ins w:author="Rossi Rossi" w:id="28" w:date="2026-09-22T06:56:59Z"/>
            </w:sdtContent>
          </w:sdt>
        </w:p>
      </w:sdtContent>
    </w:sdt>
    <w:sdt>
      <w:sdtPr>
        <w:id w:val="824526125"/>
        <w:tag w:val="goog_rdk_2540"/>
      </w:sdtPr>
      <w:sdtContent>
        <w:p w:rsidR="00000000" w:rsidDel="00000000" w:rsidP="00000000" w:rsidRDefault="00000000" w:rsidRPr="00000000" w14:paraId="00000342">
          <w:pPr>
            <w:numPr>
              <w:ilvl w:val="1"/>
              <w:numId w:val="6"/>
            </w:numPr>
            <w:ind w:left="502" w:hanging="360"/>
            <w:rPr>
              <w:ins w:author="Rossi Rossi" w:id="28" w:date="2026-09-22T06:56:59Z"/>
            </w:rPr>
          </w:pPr>
          <w:sdt>
            <w:sdtPr>
              <w:id w:val="1934764545"/>
              <w:tag w:val="goog_rdk_2538"/>
            </w:sdtPr>
            <w:sdtContent>
              <w:ins w:author="Rossi Rossi" w:id="28" w:date="2026-09-22T06:56:59Z"/>
              <w:sdt>
                <w:sdtPr>
                  <w:id w:val="-1220191884"/>
                  <w:tag w:val="goog_rdk_253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733652336"/>
        <w:tag w:val="goog_rdk_2543"/>
      </w:sdtPr>
      <w:sdtContent>
        <w:p w:rsidR="00000000" w:rsidDel="00000000" w:rsidP="00000000" w:rsidRDefault="00000000" w:rsidRPr="00000000" w14:paraId="00000343">
          <w:pPr>
            <w:numPr>
              <w:ilvl w:val="1"/>
              <w:numId w:val="6"/>
            </w:numPr>
            <w:ind w:left="502" w:hanging="360"/>
            <w:rPr>
              <w:ins w:author="Rossi Rossi" w:id="28" w:date="2026-09-22T06:56:59Z"/>
            </w:rPr>
          </w:pPr>
          <w:sdt>
            <w:sdtPr>
              <w:id w:val="-1924847667"/>
              <w:tag w:val="goog_rdk_2541"/>
            </w:sdtPr>
            <w:sdtContent>
              <w:ins w:author="Rossi Rossi" w:id="28" w:date="2026-09-22T06:56:59Z"/>
              <w:sdt>
                <w:sdtPr>
                  <w:id w:val="2069030964"/>
                  <w:tag w:val="goog_rdk_254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**Generate a new key**: Create a replacement key in Google AI Studio or the Cloud Console.</w:t>
                    </w:r>
                  </w:ins>
                </w:sdtContent>
              </w:sdt>
              <w:ins w:author="Rossi Rossi" w:id="28" w:date="2026-09-22T06:56:59Z"/>
            </w:sdtContent>
          </w:sdt>
        </w:p>
      </w:sdtContent>
    </w:sdt>
    <w:sdt>
      <w:sdtPr>
        <w:id w:val="-1409389927"/>
        <w:tag w:val="goog_rdk_2546"/>
      </w:sdtPr>
      <w:sdtContent>
        <w:p w:rsidR="00000000" w:rsidDel="00000000" w:rsidP="00000000" w:rsidRDefault="00000000" w:rsidRPr="00000000" w14:paraId="00000344">
          <w:pPr>
            <w:numPr>
              <w:ilvl w:val="1"/>
              <w:numId w:val="6"/>
            </w:numPr>
            <w:ind w:left="502" w:hanging="360"/>
            <w:rPr>
              <w:ins w:author="Rossi Rossi" w:id="28" w:date="2026-09-22T06:56:59Z"/>
            </w:rPr>
          </w:pPr>
          <w:sdt>
            <w:sdtPr>
              <w:id w:val="-1604720301"/>
              <w:tag w:val="goog_rdk_2544"/>
            </w:sdtPr>
            <w:sdtContent>
              <w:ins w:author="Rossi Rossi" w:id="28" w:date="2026-09-22T06:56:59Z"/>
              <w:sdt>
                <w:sdtPr>
                  <w:id w:val="-1190820112"/>
                  <w:tag w:val="goog_rdk_254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**Update your application**: Deploy your code using the new key.</w:t>
                    </w:r>
                  </w:ins>
                </w:sdtContent>
              </w:sdt>
              <w:ins w:author="Rossi Rossi" w:id="28" w:date="2026-09-22T06:56:59Z"/>
            </w:sdtContent>
          </w:sdt>
        </w:p>
      </w:sdtContent>
    </w:sdt>
    <w:sdt>
      <w:sdtPr>
        <w:id w:val="2048052763"/>
        <w:tag w:val="goog_rdk_2549"/>
      </w:sdtPr>
      <w:sdtContent>
        <w:p w:rsidR="00000000" w:rsidDel="00000000" w:rsidP="00000000" w:rsidRDefault="00000000" w:rsidRPr="00000000" w14:paraId="00000345">
          <w:pPr>
            <w:numPr>
              <w:ilvl w:val="1"/>
              <w:numId w:val="6"/>
            </w:numPr>
            <w:ind w:left="502" w:hanging="360"/>
            <w:rPr>
              <w:ins w:author="Rossi Rossi" w:id="28" w:date="2026-09-22T06:56:59Z"/>
            </w:rPr>
          </w:pPr>
          <w:sdt>
            <w:sdtPr>
              <w:id w:val="986335102"/>
              <w:tag w:val="goog_rdk_2547"/>
            </w:sdtPr>
            <w:sdtContent>
              <w:ins w:author="Rossi Rossi" w:id="28" w:date="2026-09-22T06:56:59Z"/>
              <w:sdt>
                <w:sdtPr>
                  <w:id w:val="-254931641"/>
                  <w:tag w:val="goog_rdk_254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**Disable or delete the compromised key**: Disable the leaked key in the Cloud Console once the new key is verified. Do not delete the old key until the new key is fully active to avoid application downtime.</w:t>
                    </w:r>
                  </w:ins>
                </w:sdtContent>
              </w:sdt>
              <w:ins w:author="Rossi Rossi" w:id="28" w:date="2026-09-22T06:56:59Z"/>
            </w:sdtContent>
          </w:sdt>
        </w:p>
      </w:sdtContent>
    </w:sdt>
    <w:sdt>
      <w:sdtPr>
        <w:id w:val="1167043614"/>
        <w:tag w:val="goog_rdk_2552"/>
      </w:sdtPr>
      <w:sdtContent>
        <w:p w:rsidR="00000000" w:rsidDel="00000000" w:rsidP="00000000" w:rsidRDefault="00000000" w:rsidRPr="00000000" w14:paraId="00000346">
          <w:pPr>
            <w:numPr>
              <w:ilvl w:val="1"/>
              <w:numId w:val="6"/>
            </w:numPr>
            <w:ind w:left="502" w:hanging="360"/>
            <w:rPr>
              <w:ins w:author="Rossi Rossi" w:id="28" w:date="2026-09-22T06:56:59Z"/>
            </w:rPr>
          </w:pPr>
          <w:sdt>
            <w:sdtPr>
              <w:id w:val="-818270935"/>
              <w:tag w:val="goog_rdk_2550"/>
            </w:sdtPr>
            <w:sdtContent>
              <w:ins w:author="Rossi Rossi" w:id="28" w:date="2026-09-22T06:56:59Z"/>
              <w:sdt>
                <w:sdtPr>
                  <w:id w:val="-1026410431"/>
                  <w:tag w:val="goog_rdk_255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**Audit usage**: Check billing logs and API usage in the Google Cloud Console to identify unauthorized activity.</w:t>
                    </w:r>
                  </w:ins>
                </w:sdtContent>
              </w:sdt>
              <w:ins w:author="Rossi Rossi" w:id="28" w:date="2026-09-22T06:56:59Z"/>
            </w:sdtContent>
          </w:sdt>
        </w:p>
      </w:sdtContent>
    </w:sdt>
    <w:sdt>
      <w:sdtPr>
        <w:id w:val="1177352422"/>
        <w:tag w:val="goog_rdk_2555"/>
      </w:sdtPr>
      <w:sdtContent>
        <w:p w:rsidR="00000000" w:rsidDel="00000000" w:rsidP="00000000" w:rsidRDefault="00000000" w:rsidRPr="00000000" w14:paraId="00000347">
          <w:pPr>
            <w:numPr>
              <w:ilvl w:val="1"/>
              <w:numId w:val="6"/>
            </w:numPr>
            <w:ind w:left="502" w:hanging="360"/>
            <w:rPr>
              <w:ins w:author="Rossi Rossi" w:id="28" w:date="2026-09-22T06:56:59Z"/>
            </w:rPr>
          </w:pPr>
          <w:sdt>
            <w:sdtPr>
              <w:id w:val="1197760937"/>
              <w:tag w:val="goog_rdk_2553"/>
            </w:sdtPr>
            <w:sdtContent>
              <w:ins w:author="Rossi Rossi" w:id="28" w:date="2026-09-22T06:56:59Z"/>
              <w:sdt>
                <w:sdtPr>
                  <w:id w:val="-944457631"/>
                  <w:tag w:val="goog_rdk_255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09819475"/>
        <w:tag w:val="goog_rdk_2558"/>
      </w:sdtPr>
      <w:sdtContent>
        <w:p w:rsidR="00000000" w:rsidDel="00000000" w:rsidP="00000000" w:rsidRDefault="00000000" w:rsidRPr="00000000" w14:paraId="00000348">
          <w:pPr>
            <w:numPr>
              <w:ilvl w:val="1"/>
              <w:numId w:val="6"/>
            </w:numPr>
            <w:ind w:left="502" w:hanging="360"/>
            <w:rPr>
              <w:ins w:author="Rossi Rossi" w:id="28" w:date="2026-09-22T06:56:59Z"/>
            </w:rPr>
          </w:pPr>
          <w:sdt>
            <w:sdtPr>
              <w:id w:val="44442610"/>
              <w:tag w:val="goog_rdk_2556"/>
            </w:sdtPr>
            <w:sdtContent>
              <w:ins w:author="Rossi Rossi" w:id="28" w:date="2026-09-22T06:56:59Z"/>
              <w:sdt>
                <w:sdtPr>
                  <w:id w:val="1541443456"/>
                  <w:tag w:val="goog_rdk_255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Restricting and securing your keys</w:t>
                    </w:r>
                  </w:ins>
                </w:sdtContent>
              </w:sdt>
              <w:ins w:author="Rossi Rossi" w:id="28" w:date="2026-09-22T06:56:59Z"/>
            </w:sdtContent>
          </w:sdt>
        </w:p>
      </w:sdtContent>
    </w:sdt>
    <w:sdt>
      <w:sdtPr>
        <w:id w:val="1323050077"/>
        <w:tag w:val="goog_rdk_2561"/>
      </w:sdtPr>
      <w:sdtContent>
        <w:p w:rsidR="00000000" w:rsidDel="00000000" w:rsidP="00000000" w:rsidRDefault="00000000" w:rsidRPr="00000000" w14:paraId="00000349">
          <w:pPr>
            <w:numPr>
              <w:ilvl w:val="1"/>
              <w:numId w:val="6"/>
            </w:numPr>
            <w:ind w:left="502" w:hanging="360"/>
            <w:rPr>
              <w:ins w:author="Rossi Rossi" w:id="28" w:date="2026-09-22T06:56:59Z"/>
            </w:rPr>
          </w:pPr>
          <w:sdt>
            <w:sdtPr>
              <w:id w:val="796103612"/>
              <w:tag w:val="goog_rdk_2559"/>
            </w:sdtPr>
            <w:sdtContent>
              <w:ins w:author="Rossi Rossi" w:id="28" w:date="2026-09-22T06:56:59Z"/>
              <w:sdt>
                <w:sdtPr>
                  <w:id w:val="-864960235"/>
                  <w:tag w:val="goog_rdk_256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68035618"/>
        <w:tag w:val="goog_rdk_2564"/>
      </w:sdtPr>
      <w:sdtContent>
        <w:p w:rsidR="00000000" w:rsidDel="00000000" w:rsidP="00000000" w:rsidRDefault="00000000" w:rsidRPr="00000000" w14:paraId="0000034A">
          <w:pPr>
            <w:numPr>
              <w:ilvl w:val="1"/>
              <w:numId w:val="6"/>
            </w:numPr>
            <w:ind w:left="502" w:hanging="360"/>
            <w:rPr>
              <w:ins w:author="Rossi Rossi" w:id="28" w:date="2026-09-22T06:56:59Z"/>
            </w:rPr>
          </w:pPr>
          <w:sdt>
            <w:sdtPr>
              <w:id w:val="-2046890826"/>
              <w:tag w:val="goog_rdk_2562"/>
            </w:sdtPr>
            <w:sdtContent>
              <w:ins w:author="Rossi Rossi" w:id="28" w:date="2026-09-22T06:56:59Z"/>
              <w:sdt>
                <w:sdtPr>
                  <w:id w:val="1578454806"/>
                  <w:tag w:val="goog_rdk_256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Adding restrictions to your API keys minimizes the potential damage if a key is</w:t>
                    </w:r>
                  </w:ins>
                </w:sdtContent>
              </w:sdt>
              <w:ins w:author="Rossi Rossi" w:id="28" w:date="2026-09-22T06:56:59Z"/>
            </w:sdtContent>
          </w:sdt>
        </w:p>
      </w:sdtContent>
    </w:sdt>
    <w:sdt>
      <w:sdtPr>
        <w:id w:val="529870033"/>
        <w:tag w:val="goog_rdk_2567"/>
      </w:sdtPr>
      <w:sdtContent>
        <w:p w:rsidR="00000000" w:rsidDel="00000000" w:rsidP="00000000" w:rsidRDefault="00000000" w:rsidRPr="00000000" w14:paraId="0000034B">
          <w:pPr>
            <w:numPr>
              <w:ilvl w:val="1"/>
              <w:numId w:val="6"/>
            </w:numPr>
            <w:ind w:left="502" w:hanging="360"/>
            <w:rPr>
              <w:ins w:author="Rossi Rossi" w:id="28" w:date="2026-09-22T06:56:59Z"/>
            </w:rPr>
          </w:pPr>
          <w:sdt>
            <w:sdtPr>
              <w:id w:val="698126621"/>
              <w:tag w:val="goog_rdk_2565"/>
            </w:sdtPr>
            <w:sdtContent>
              <w:ins w:author="Rossi Rossi" w:id="28" w:date="2026-09-22T06:56:59Z"/>
              <w:sdt>
                <w:sdtPr>
                  <w:id w:val="-1753577140"/>
                  <w:tag w:val="goog_rdk_256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compromised.</w:t>
                    </w:r>
                  </w:ins>
                </w:sdtContent>
              </w:sdt>
              <w:ins w:author="Rossi Rossi" w:id="28" w:date="2026-09-22T06:56:59Z"/>
            </w:sdtContent>
          </w:sdt>
        </w:p>
      </w:sdtContent>
    </w:sdt>
    <w:sdt>
      <w:sdtPr>
        <w:id w:val="2080056504"/>
        <w:tag w:val="goog_rdk_2570"/>
      </w:sdtPr>
      <w:sdtContent>
        <w:p w:rsidR="00000000" w:rsidDel="00000000" w:rsidP="00000000" w:rsidRDefault="00000000" w:rsidRPr="00000000" w14:paraId="0000034C">
          <w:pPr>
            <w:numPr>
              <w:ilvl w:val="1"/>
              <w:numId w:val="6"/>
            </w:numPr>
            <w:ind w:left="502" w:hanging="360"/>
            <w:rPr>
              <w:ins w:author="Rossi Rossi" w:id="28" w:date="2026-09-22T06:56:59Z"/>
            </w:rPr>
          </w:pPr>
          <w:sdt>
            <w:sdtPr>
              <w:id w:val="-575806321"/>
              <w:tag w:val="goog_rdk_2568"/>
            </w:sdtPr>
            <w:sdtContent>
              <w:ins w:author="Rossi Rossi" w:id="28" w:date="2026-09-22T06:56:59Z"/>
              <w:sdt>
                <w:sdtPr>
                  <w:id w:val="305113921"/>
                  <w:tag w:val="goog_rdk_256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13547743"/>
        <w:tag w:val="goog_rdk_2573"/>
      </w:sdtPr>
      <w:sdtContent>
        <w:p w:rsidR="00000000" w:rsidDel="00000000" w:rsidP="00000000" w:rsidRDefault="00000000" w:rsidRPr="00000000" w14:paraId="0000034D">
          <w:pPr>
            <w:numPr>
              <w:ilvl w:val="1"/>
              <w:numId w:val="6"/>
            </w:numPr>
            <w:ind w:left="502" w:hanging="360"/>
            <w:rPr>
              <w:ins w:author="Rossi Rossi" w:id="28" w:date="2026-09-22T06:56:59Z"/>
            </w:rPr>
          </w:pPr>
          <w:sdt>
            <w:sdtPr>
              <w:id w:val="-904071826"/>
              <w:tag w:val="goog_rdk_2571"/>
            </w:sdtPr>
            <w:sdtContent>
              <w:ins w:author="Rossi Rossi" w:id="28" w:date="2026-09-22T06:56:59Z"/>
              <w:sdt>
                <w:sdtPr>
                  <w:id w:val="-704394351"/>
                  <w:tag w:val="goog_rdk_257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Apply request origin restrictions</w:t>
                    </w:r>
                  </w:ins>
                </w:sdtContent>
              </w:sdt>
              <w:ins w:author="Rossi Rossi" w:id="28" w:date="2026-09-22T06:56:59Z"/>
            </w:sdtContent>
          </w:sdt>
        </w:p>
      </w:sdtContent>
    </w:sdt>
    <w:sdt>
      <w:sdtPr>
        <w:id w:val="-1022792748"/>
        <w:tag w:val="goog_rdk_2576"/>
      </w:sdtPr>
      <w:sdtContent>
        <w:p w:rsidR="00000000" w:rsidDel="00000000" w:rsidP="00000000" w:rsidRDefault="00000000" w:rsidRPr="00000000" w14:paraId="0000034E">
          <w:pPr>
            <w:numPr>
              <w:ilvl w:val="1"/>
              <w:numId w:val="6"/>
            </w:numPr>
            <w:ind w:left="502" w:hanging="360"/>
            <w:rPr>
              <w:ins w:author="Rossi Rossi" w:id="28" w:date="2026-09-22T06:56:59Z"/>
            </w:rPr>
          </w:pPr>
          <w:sdt>
            <w:sdtPr>
              <w:id w:val="-1028458319"/>
              <w:tag w:val="goog_rdk_2574"/>
            </w:sdtPr>
            <w:sdtContent>
              <w:ins w:author="Rossi Rossi" w:id="28" w:date="2026-09-22T06:56:59Z"/>
              <w:sdt>
                <w:sdtPr>
                  <w:id w:val="-330819186"/>
                  <w:tag w:val="goog_rdk_257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163950294"/>
        <w:tag w:val="goog_rdk_2579"/>
      </w:sdtPr>
      <w:sdtContent>
        <w:p w:rsidR="00000000" w:rsidDel="00000000" w:rsidP="00000000" w:rsidRDefault="00000000" w:rsidRPr="00000000" w14:paraId="0000034F">
          <w:pPr>
            <w:numPr>
              <w:ilvl w:val="1"/>
              <w:numId w:val="6"/>
            </w:numPr>
            <w:ind w:left="502" w:hanging="360"/>
            <w:rPr>
              <w:ins w:author="Rossi Rossi" w:id="28" w:date="2026-09-22T06:56:59Z"/>
            </w:rPr>
          </w:pPr>
          <w:sdt>
            <w:sdtPr>
              <w:id w:val="1674810152"/>
              <w:tag w:val="goog_rdk_2577"/>
            </w:sdtPr>
            <w:sdtContent>
              <w:ins w:author="Rossi Rossi" w:id="28" w:date="2026-09-22T06:56:59Z"/>
              <w:sdt>
                <w:sdtPr>
                  <w:id w:val="1770679317"/>
                  <w:tag w:val="goog_rdk_257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Origin restrictions limit which IP addresses, websites, or applications can use</w:t>
                    </w:r>
                  </w:ins>
                </w:sdtContent>
              </w:sdt>
              <w:ins w:author="Rossi Rossi" w:id="28" w:date="2026-09-22T06:56:59Z"/>
            </w:sdtContent>
          </w:sdt>
        </w:p>
      </w:sdtContent>
    </w:sdt>
    <w:sdt>
      <w:sdtPr>
        <w:id w:val="1962212334"/>
        <w:tag w:val="goog_rdk_2582"/>
      </w:sdtPr>
      <w:sdtContent>
        <w:p w:rsidR="00000000" w:rsidDel="00000000" w:rsidP="00000000" w:rsidRDefault="00000000" w:rsidRPr="00000000" w14:paraId="00000350">
          <w:pPr>
            <w:numPr>
              <w:ilvl w:val="1"/>
              <w:numId w:val="6"/>
            </w:numPr>
            <w:ind w:left="502" w:hanging="360"/>
            <w:rPr>
              <w:ins w:author="Rossi Rossi" w:id="28" w:date="2026-09-22T06:56:59Z"/>
            </w:rPr>
          </w:pPr>
          <w:sdt>
            <w:sdtPr>
              <w:id w:val="1583805641"/>
              <w:tag w:val="goog_rdk_2580"/>
            </w:sdtPr>
            <w:sdtContent>
              <w:ins w:author="Rossi Rossi" w:id="28" w:date="2026-09-22T06:56:59Z"/>
              <w:sdt>
                <w:sdtPr>
                  <w:id w:val="-1516035990"/>
                  <w:tag w:val="goog_rdk_258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your key.</w:t>
                    </w:r>
                  </w:ins>
                </w:sdtContent>
              </w:sdt>
              <w:ins w:author="Rossi Rossi" w:id="28" w:date="2026-09-22T06:56:59Z"/>
            </w:sdtContent>
          </w:sdt>
        </w:p>
      </w:sdtContent>
    </w:sdt>
    <w:sdt>
      <w:sdtPr>
        <w:id w:val="-1532356829"/>
        <w:tag w:val="goog_rdk_2585"/>
      </w:sdtPr>
      <w:sdtContent>
        <w:p w:rsidR="00000000" w:rsidDel="00000000" w:rsidP="00000000" w:rsidRDefault="00000000" w:rsidRPr="00000000" w14:paraId="00000351">
          <w:pPr>
            <w:numPr>
              <w:ilvl w:val="1"/>
              <w:numId w:val="6"/>
            </w:numPr>
            <w:ind w:left="502" w:hanging="360"/>
            <w:rPr>
              <w:ins w:author="Rossi Rossi" w:id="28" w:date="2026-09-22T06:56:59Z"/>
            </w:rPr>
          </w:pPr>
          <w:sdt>
            <w:sdtPr>
              <w:id w:val="-67320936"/>
              <w:tag w:val="goog_rdk_2583"/>
            </w:sdtPr>
            <w:sdtContent>
              <w:ins w:author="Rossi Rossi" w:id="28" w:date="2026-09-22T06:56:59Z"/>
              <w:sdt>
                <w:sdtPr>
                  <w:id w:val="-1154463712"/>
                  <w:tag w:val="goog_rdk_258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29458585"/>
        <w:tag w:val="goog_rdk_2588"/>
      </w:sdtPr>
      <w:sdtContent>
        <w:p w:rsidR="00000000" w:rsidDel="00000000" w:rsidP="00000000" w:rsidRDefault="00000000" w:rsidRPr="00000000" w14:paraId="00000352">
          <w:pPr>
            <w:numPr>
              <w:ilvl w:val="1"/>
              <w:numId w:val="6"/>
            </w:numPr>
            <w:ind w:left="502" w:hanging="360"/>
            <w:rPr>
              <w:ins w:author="Rossi Rossi" w:id="28" w:date="2026-09-22T06:56:59Z"/>
            </w:rPr>
          </w:pPr>
          <w:sdt>
            <w:sdtPr>
              <w:id w:val="997315760"/>
              <w:tag w:val="goog_rdk_2586"/>
            </w:sdtPr>
            <w:sdtContent>
              <w:ins w:author="Rossi Rossi" w:id="28" w:date="2026-09-22T06:56:59Z"/>
              <w:sdt>
                <w:sdtPr>
                  <w:id w:val="-1328011292"/>
                  <w:tag w:val="goog_rdk_258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the [Google Cloud Console Credentials page](https://console.cloud.google.com/apis/credentials).</w:t>
                    </w:r>
                  </w:ins>
                </w:sdtContent>
              </w:sdt>
              <w:ins w:author="Rossi Rossi" w:id="28" w:date="2026-09-22T06:56:59Z"/>
            </w:sdtContent>
          </w:sdt>
        </w:p>
      </w:sdtContent>
    </w:sdt>
    <w:sdt>
      <w:sdtPr>
        <w:id w:val="-550246352"/>
        <w:tag w:val="goog_rdk_2591"/>
      </w:sdtPr>
      <w:sdtContent>
        <w:p w:rsidR="00000000" w:rsidDel="00000000" w:rsidP="00000000" w:rsidRDefault="00000000" w:rsidRPr="00000000" w14:paraId="00000353">
          <w:pPr>
            <w:numPr>
              <w:ilvl w:val="1"/>
              <w:numId w:val="6"/>
            </w:numPr>
            <w:ind w:left="502" w:hanging="360"/>
            <w:rPr>
              <w:ins w:author="Rossi Rossi" w:id="28" w:date="2026-09-22T06:56:59Z"/>
            </w:rPr>
          </w:pPr>
          <w:sdt>
            <w:sdtPr>
              <w:id w:val="-442320960"/>
              <w:tag w:val="goog_rdk_2589"/>
            </w:sdtPr>
            <w:sdtContent>
              <w:ins w:author="Rossi Rossi" w:id="28" w:date="2026-09-22T06:56:59Z"/>
              <w:sdt>
                <w:sdtPr>
                  <w:id w:val="-538114624"/>
                  <w:tag w:val="goog_rdk_259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Select your project, and click the name of the API key you want to restrict.</w:t>
                    </w:r>
                  </w:ins>
                </w:sdtContent>
              </w:sdt>
              <w:ins w:author="Rossi Rossi" w:id="28" w:date="2026-09-22T06:56:59Z"/>
            </w:sdtContent>
          </w:sdt>
        </w:p>
      </w:sdtContent>
    </w:sdt>
    <w:sdt>
      <w:sdtPr>
        <w:id w:val="958864954"/>
        <w:tag w:val="goog_rdk_2594"/>
      </w:sdtPr>
      <w:sdtContent>
        <w:p w:rsidR="00000000" w:rsidDel="00000000" w:rsidP="00000000" w:rsidRDefault="00000000" w:rsidRPr="00000000" w14:paraId="00000354">
          <w:pPr>
            <w:numPr>
              <w:ilvl w:val="1"/>
              <w:numId w:val="6"/>
            </w:numPr>
            <w:ind w:left="502" w:hanging="360"/>
            <w:rPr>
              <w:ins w:author="Rossi Rossi" w:id="28" w:date="2026-09-22T06:56:59Z"/>
            </w:rPr>
          </w:pPr>
          <w:sdt>
            <w:sdtPr>
              <w:id w:val="-1594551732"/>
              <w:tag w:val="goog_rdk_2592"/>
            </w:sdtPr>
            <w:sdtContent>
              <w:ins w:author="Rossi Rossi" w:id="28" w:date="2026-09-22T06:56:59Z"/>
              <w:sdt>
                <w:sdtPr>
                  <w:id w:val="1162627238"/>
                  <w:tag w:val="goog_rdk_259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**Application restrictions** , select **IP addresses** (or the appropriate restriction type for your environment).</w:t>
                    </w:r>
                  </w:ins>
                </w:sdtContent>
              </w:sdt>
              <w:ins w:author="Rossi Rossi" w:id="28" w:date="2026-09-22T06:56:59Z"/>
            </w:sdtContent>
          </w:sdt>
        </w:p>
      </w:sdtContent>
    </w:sdt>
    <w:sdt>
      <w:sdtPr>
        <w:id w:val="-1978185107"/>
        <w:tag w:val="goog_rdk_2597"/>
      </w:sdtPr>
      <w:sdtContent>
        <w:p w:rsidR="00000000" w:rsidDel="00000000" w:rsidP="00000000" w:rsidRDefault="00000000" w:rsidRPr="00000000" w14:paraId="00000355">
          <w:pPr>
            <w:numPr>
              <w:ilvl w:val="1"/>
              <w:numId w:val="6"/>
            </w:numPr>
            <w:ind w:left="502" w:hanging="360"/>
            <w:rPr>
              <w:ins w:author="Rossi Rossi" w:id="28" w:date="2026-09-22T06:56:59Z"/>
            </w:rPr>
          </w:pPr>
          <w:sdt>
            <w:sdtPr>
              <w:id w:val="1505871985"/>
              <w:tag w:val="goog_rdk_2595"/>
            </w:sdtPr>
            <w:sdtContent>
              <w:ins w:author="Rossi Rossi" w:id="28" w:date="2026-09-22T06:56:59Z"/>
              <w:sdt>
                <w:sdtPr>
                  <w:id w:val="1788011834"/>
                  <w:tag w:val="goog_rdk_259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Specify the allowed IP addresses or ranges, then click **Save**.</w:t>
                    </w:r>
                  </w:ins>
                </w:sdtContent>
              </w:sdt>
              <w:ins w:author="Rossi Rossi" w:id="28" w:date="2026-09-22T06:56:59Z"/>
            </w:sdtContent>
          </w:sdt>
        </w:p>
      </w:sdtContent>
    </w:sdt>
    <w:sdt>
      <w:sdtPr>
        <w:id w:val="-2133728881"/>
        <w:tag w:val="goog_rdk_2600"/>
      </w:sdtPr>
      <w:sdtContent>
        <w:p w:rsidR="00000000" w:rsidDel="00000000" w:rsidP="00000000" w:rsidRDefault="00000000" w:rsidRPr="00000000" w14:paraId="00000356">
          <w:pPr>
            <w:numPr>
              <w:ilvl w:val="1"/>
              <w:numId w:val="6"/>
            </w:numPr>
            <w:ind w:left="502" w:hanging="360"/>
            <w:rPr>
              <w:ins w:author="Rossi Rossi" w:id="28" w:date="2026-09-22T06:56:59Z"/>
            </w:rPr>
          </w:pPr>
          <w:sdt>
            <w:sdtPr>
              <w:id w:val="1290401792"/>
              <w:tag w:val="goog_rdk_2598"/>
            </w:sdtPr>
            <w:sdtContent>
              <w:ins w:author="Rossi Rossi" w:id="28" w:date="2026-09-22T06:56:59Z"/>
              <w:sdt>
                <w:sdtPr>
                  <w:id w:val="2130779465"/>
                  <w:tag w:val="goog_rdk_259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01869784"/>
        <w:tag w:val="goog_rdk_2603"/>
      </w:sdtPr>
      <w:sdtContent>
        <w:p w:rsidR="00000000" w:rsidDel="00000000" w:rsidP="00000000" w:rsidRDefault="00000000" w:rsidRPr="00000000" w14:paraId="00000357">
          <w:pPr>
            <w:numPr>
              <w:ilvl w:val="1"/>
              <w:numId w:val="6"/>
            </w:numPr>
            <w:ind w:left="502" w:hanging="360"/>
            <w:rPr>
              <w:ins w:author="Rossi Rossi" w:id="28" w:date="2026-09-22T06:56:59Z"/>
            </w:rPr>
          </w:pPr>
          <w:sdt>
            <w:sdtPr>
              <w:id w:val="-1591688125"/>
              <w:tag w:val="goog_rdk_2601"/>
            </w:sdtPr>
            <w:sdtContent>
              <w:ins w:author="Rossi Rossi" w:id="28" w:date="2026-09-22T06:56:59Z"/>
              <w:sdt>
                <w:sdtPr>
                  <w:id w:val="145198875"/>
                  <w:tag w:val="goog_rdk_260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Securing unrestricted standard API keys</w:t>
                    </w:r>
                  </w:ins>
                </w:sdtContent>
              </w:sdt>
              <w:ins w:author="Rossi Rossi" w:id="28" w:date="2026-09-22T06:56:59Z"/>
            </w:sdtContent>
          </w:sdt>
        </w:p>
      </w:sdtContent>
    </w:sdt>
    <w:sdt>
      <w:sdtPr>
        <w:id w:val="-393351133"/>
        <w:tag w:val="goog_rdk_2606"/>
      </w:sdtPr>
      <w:sdtContent>
        <w:p w:rsidR="00000000" w:rsidDel="00000000" w:rsidP="00000000" w:rsidRDefault="00000000" w:rsidRPr="00000000" w14:paraId="00000358">
          <w:pPr>
            <w:numPr>
              <w:ilvl w:val="1"/>
              <w:numId w:val="6"/>
            </w:numPr>
            <w:ind w:left="502" w:hanging="360"/>
            <w:rPr>
              <w:ins w:author="Rossi Rossi" w:id="28" w:date="2026-09-22T06:56:59Z"/>
            </w:rPr>
          </w:pPr>
          <w:sdt>
            <w:sdtPr>
              <w:id w:val="-1028395286"/>
              <w:tag w:val="goog_rdk_2604"/>
            </w:sdtPr>
            <w:sdtContent>
              <w:ins w:author="Rossi Rossi" w:id="28" w:date="2026-09-22T06:56:59Z"/>
              <w:sdt>
                <w:sdtPr>
                  <w:id w:val="1337430515"/>
                  <w:tag w:val="goog_rdk_260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792393146"/>
        <w:tag w:val="goog_rdk_2609"/>
      </w:sdtPr>
      <w:sdtContent>
        <w:p w:rsidR="00000000" w:rsidDel="00000000" w:rsidP="00000000" w:rsidRDefault="00000000" w:rsidRPr="00000000" w14:paraId="00000359">
          <w:pPr>
            <w:numPr>
              <w:ilvl w:val="1"/>
              <w:numId w:val="6"/>
            </w:numPr>
            <w:ind w:left="502" w:hanging="360"/>
            <w:rPr>
              <w:ins w:author="Rossi Rossi" w:id="28" w:date="2026-09-22T06:56:59Z"/>
            </w:rPr>
          </w:pPr>
          <w:sdt>
            <w:sdtPr>
              <w:id w:val="-1529003296"/>
              <w:tag w:val="goog_rdk_2607"/>
            </w:sdtPr>
            <w:sdtContent>
              <w:ins w:author="Rossi Rossi" w:id="28" w:date="2026-09-22T06:56:59Z"/>
              <w:sdt>
                <w:sdtPr>
                  <w:id w:val="1192289759"/>
                  <w:tag w:val="goog_rdk_260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To continue using the Gemini API, you must secure any unrestricted keys.</w:t>
                    </w:r>
                  </w:ins>
                </w:sdtContent>
              </w:sdt>
              <w:ins w:author="Rossi Rossi" w:id="28" w:date="2026-09-22T06:56:59Z"/>
            </w:sdtContent>
          </w:sdt>
        </w:p>
      </w:sdtContent>
    </w:sdt>
    <w:sdt>
      <w:sdtPr>
        <w:id w:val="92612440"/>
        <w:tag w:val="goog_rdk_2612"/>
      </w:sdtPr>
      <w:sdtContent>
        <w:p w:rsidR="00000000" w:rsidDel="00000000" w:rsidP="00000000" w:rsidRDefault="00000000" w:rsidRPr="00000000" w14:paraId="0000035A">
          <w:pPr>
            <w:numPr>
              <w:ilvl w:val="1"/>
              <w:numId w:val="6"/>
            </w:numPr>
            <w:ind w:left="502" w:hanging="360"/>
            <w:rPr>
              <w:ins w:author="Rossi Rossi" w:id="28" w:date="2026-09-22T06:56:59Z"/>
            </w:rPr>
          </w:pPr>
          <w:sdt>
            <w:sdtPr>
              <w:id w:val="-1561932007"/>
              <w:tag w:val="goog_rdk_2610"/>
            </w:sdtPr>
            <w:sdtContent>
              <w:ins w:author="Rossi Rossi" w:id="28" w:date="2026-09-22T06:56:59Z"/>
              <w:sdt>
                <w:sdtPr>
                  <w:id w:val="1046917792"/>
                  <w:tag w:val="goog_rdk_261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81770440"/>
        <w:tag w:val="goog_rdk_2615"/>
      </w:sdtPr>
      <w:sdtContent>
        <w:p w:rsidR="00000000" w:rsidDel="00000000" w:rsidP="00000000" w:rsidRDefault="00000000" w:rsidRPr="00000000" w14:paraId="0000035B">
          <w:pPr>
            <w:numPr>
              <w:ilvl w:val="1"/>
              <w:numId w:val="6"/>
            </w:numPr>
            <w:ind w:left="502" w:hanging="360"/>
            <w:rPr>
              <w:ins w:author="Rossi Rossi" w:id="28" w:date="2026-09-22T06:56:59Z"/>
            </w:rPr>
          </w:pPr>
          <w:sdt>
            <w:sdtPr>
              <w:id w:val="-89394876"/>
              <w:tag w:val="goog_rdk_2613"/>
            </w:sdtPr>
            <w:sdtContent>
              <w:ins w:author="Rossi Rossi" w:id="28" w:date="2026-09-22T06:56:59Z"/>
              <w:sdt>
                <w:sdtPr>
                  <w:id w:val="462804159"/>
                  <w:tag w:val="goog_rdk_261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Method A: Restrict the key to the Gemini API only (AI Studio)</w:t>
                    </w:r>
                  </w:ins>
                </w:sdtContent>
              </w:sdt>
              <w:ins w:author="Rossi Rossi" w:id="28" w:date="2026-09-22T06:56:59Z"/>
            </w:sdtContent>
          </w:sdt>
        </w:p>
      </w:sdtContent>
    </w:sdt>
    <w:sdt>
      <w:sdtPr>
        <w:id w:val="1568156190"/>
        <w:tag w:val="goog_rdk_2618"/>
      </w:sdtPr>
      <w:sdtContent>
        <w:p w:rsidR="00000000" w:rsidDel="00000000" w:rsidP="00000000" w:rsidRDefault="00000000" w:rsidRPr="00000000" w14:paraId="0000035C">
          <w:pPr>
            <w:numPr>
              <w:ilvl w:val="1"/>
              <w:numId w:val="6"/>
            </w:numPr>
            <w:ind w:left="502" w:hanging="360"/>
            <w:rPr>
              <w:ins w:author="Rossi Rossi" w:id="28" w:date="2026-09-22T06:56:59Z"/>
            </w:rPr>
          </w:pPr>
          <w:sdt>
            <w:sdtPr>
              <w:id w:val="-1052692442"/>
              <w:tag w:val="goog_rdk_2616"/>
            </w:sdtPr>
            <w:sdtContent>
              <w:ins w:author="Rossi Rossi" w:id="28" w:date="2026-09-22T06:56:59Z"/>
              <w:sdt>
                <w:sdtPr>
                  <w:id w:val="839286258"/>
                  <w:tag w:val="goog_rdk_261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902390213"/>
        <w:tag w:val="goog_rdk_2621"/>
      </w:sdtPr>
      <w:sdtContent>
        <w:p w:rsidR="00000000" w:rsidDel="00000000" w:rsidP="00000000" w:rsidRDefault="00000000" w:rsidRPr="00000000" w14:paraId="0000035D">
          <w:pPr>
            <w:numPr>
              <w:ilvl w:val="1"/>
              <w:numId w:val="6"/>
            </w:numPr>
            <w:ind w:left="502" w:hanging="360"/>
            <w:rPr>
              <w:ins w:author="Rossi Rossi" w:id="28" w:date="2026-09-22T06:56:59Z"/>
            </w:rPr>
          </w:pPr>
          <w:sdt>
            <w:sdtPr>
              <w:id w:val="-1043536568"/>
              <w:tag w:val="goog_rdk_2619"/>
            </w:sdtPr>
            <w:sdtContent>
              <w:ins w:author="Rossi Rossi" w:id="28" w:date="2026-09-22T06:56:59Z"/>
              <w:sdt>
                <w:sdtPr>
                  <w:id w:val="271786241"/>
                  <w:tag w:val="goog_rdk_262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you only use the key for the Gemini API, secure it directly in AI Studio:</w:t>
                    </w:r>
                  </w:ins>
                </w:sdtContent>
              </w:sdt>
              <w:ins w:author="Rossi Rossi" w:id="28" w:date="2026-09-22T06:56:59Z"/>
            </w:sdtContent>
          </w:sdt>
        </w:p>
      </w:sdtContent>
    </w:sdt>
    <w:sdt>
      <w:sdtPr>
        <w:id w:val="452604099"/>
        <w:tag w:val="goog_rdk_2624"/>
      </w:sdtPr>
      <w:sdtContent>
        <w:p w:rsidR="00000000" w:rsidDel="00000000" w:rsidP="00000000" w:rsidRDefault="00000000" w:rsidRPr="00000000" w14:paraId="0000035E">
          <w:pPr>
            <w:numPr>
              <w:ilvl w:val="1"/>
              <w:numId w:val="6"/>
            </w:numPr>
            <w:ind w:left="502" w:hanging="360"/>
            <w:rPr>
              <w:ins w:author="Rossi Rossi" w:id="28" w:date="2026-09-22T06:56:59Z"/>
            </w:rPr>
          </w:pPr>
          <w:sdt>
            <w:sdtPr>
              <w:id w:val="-304432921"/>
              <w:tag w:val="goog_rdk_2622"/>
            </w:sdtPr>
            <w:sdtContent>
              <w:ins w:author="Rossi Rossi" w:id="28" w:date="2026-09-22T06:56:59Z"/>
              <w:sdt>
                <w:sdtPr>
                  <w:id w:val="-995183828"/>
                  <w:tag w:val="goog_rdk_262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02529587"/>
        <w:tag w:val="goog_rdk_2627"/>
      </w:sdtPr>
      <w:sdtContent>
        <w:p w:rsidR="00000000" w:rsidDel="00000000" w:rsidP="00000000" w:rsidRDefault="00000000" w:rsidRPr="00000000" w14:paraId="0000035F">
          <w:pPr>
            <w:numPr>
              <w:ilvl w:val="1"/>
              <w:numId w:val="6"/>
            </w:numPr>
            <w:ind w:left="502" w:hanging="360"/>
            <w:rPr>
              <w:ins w:author="Rossi Rossi" w:id="28" w:date="2026-09-22T06:56:59Z"/>
            </w:rPr>
          </w:pPr>
          <w:sdt>
            <w:sdtPr>
              <w:id w:val="-441193606"/>
              <w:tag w:val="goog_rdk_2625"/>
            </w:sdtPr>
            <w:sdtContent>
              <w:ins w:author="Rossi Rossi" w:id="28" w:date="2026-09-22T06:56:59Z"/>
              <w:sdt>
                <w:sdtPr>
                  <w:id w:val="759445508"/>
                  <w:tag w:val="goog_rdk_262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On the **API Keys** page in [Google AI Studio](https://aistudio.google.com/api-keys), locate keys marked with the **Unrestricted** label.</w:t>
                    </w:r>
                  </w:ins>
                </w:sdtContent>
              </w:sdt>
              <w:ins w:author="Rossi Rossi" w:id="28" w:date="2026-09-22T06:56:59Z"/>
            </w:sdtContent>
          </w:sdt>
        </w:p>
      </w:sdtContent>
    </w:sdt>
    <w:sdt>
      <w:sdtPr>
        <w:id w:val="-2009016158"/>
        <w:tag w:val="goog_rdk_2630"/>
      </w:sdtPr>
      <w:sdtContent>
        <w:p w:rsidR="00000000" w:rsidDel="00000000" w:rsidP="00000000" w:rsidRDefault="00000000" w:rsidRPr="00000000" w14:paraId="00000360">
          <w:pPr>
            <w:numPr>
              <w:ilvl w:val="1"/>
              <w:numId w:val="6"/>
            </w:numPr>
            <w:ind w:left="502" w:hanging="360"/>
            <w:rPr>
              <w:ins w:author="Rossi Rossi" w:id="28" w:date="2026-09-22T06:56:59Z"/>
            </w:rPr>
          </w:pPr>
          <w:sdt>
            <w:sdtPr>
              <w:id w:val="-1501139044"/>
              <w:tag w:val="goog_rdk_2628"/>
            </w:sdtPr>
            <w:sdtContent>
              <w:ins w:author="Rossi Rossi" w:id="28" w:date="2026-09-22T06:56:59Z"/>
              <w:sdt>
                <w:sdtPr>
                  <w:id w:val="-603348260"/>
                  <w:tag w:val="goog_rdk_262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Hover over the label and click **Add restrictions** in the dialog.</w:t>
                    </w:r>
                  </w:ins>
                </w:sdtContent>
              </w:sdt>
              <w:ins w:author="Rossi Rossi" w:id="28" w:date="2026-09-22T06:56:59Z"/>
            </w:sdtContent>
          </w:sdt>
        </w:p>
      </w:sdtContent>
    </w:sdt>
    <w:sdt>
      <w:sdtPr>
        <w:id w:val="-522012381"/>
        <w:tag w:val="goog_rdk_2633"/>
      </w:sdtPr>
      <w:sdtContent>
        <w:p w:rsidR="00000000" w:rsidDel="00000000" w:rsidP="00000000" w:rsidRDefault="00000000" w:rsidRPr="00000000" w14:paraId="00000361">
          <w:pPr>
            <w:numPr>
              <w:ilvl w:val="1"/>
              <w:numId w:val="6"/>
            </w:numPr>
            <w:ind w:left="502" w:hanging="360"/>
            <w:rPr>
              <w:ins w:author="Rossi Rossi" w:id="28" w:date="2026-09-22T06:56:59Z"/>
            </w:rPr>
          </w:pPr>
          <w:sdt>
            <w:sdtPr>
              <w:id w:val="-1687890204"/>
              <w:tag w:val="goog_rdk_2631"/>
            </w:sdtPr>
            <w:sdtContent>
              <w:ins w:author="Rossi Rossi" w:id="28" w:date="2026-09-22T06:56:59Z"/>
              <w:sdt>
                <w:sdtPr>
                  <w:id w:val="-8388193"/>
                  <w:tag w:val="goog_rdk_263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Select **Restrict to Gemini API only**.</w:t>
                    </w:r>
                  </w:ins>
                </w:sdtContent>
              </w:sdt>
              <w:ins w:author="Rossi Rossi" w:id="28" w:date="2026-09-22T06:56:59Z"/>
            </w:sdtContent>
          </w:sdt>
        </w:p>
      </w:sdtContent>
    </w:sdt>
    <w:sdt>
      <w:sdtPr>
        <w:id w:val="495449153"/>
        <w:tag w:val="goog_rdk_2636"/>
      </w:sdtPr>
      <w:sdtContent>
        <w:p w:rsidR="00000000" w:rsidDel="00000000" w:rsidP="00000000" w:rsidRDefault="00000000" w:rsidRPr="00000000" w14:paraId="00000362">
          <w:pPr>
            <w:numPr>
              <w:ilvl w:val="1"/>
              <w:numId w:val="6"/>
            </w:numPr>
            <w:ind w:left="502" w:hanging="360"/>
            <w:rPr>
              <w:ins w:author="Rossi Rossi" w:id="28" w:date="2026-09-22T06:56:59Z"/>
            </w:rPr>
          </w:pPr>
          <w:sdt>
            <w:sdtPr>
              <w:id w:val="627640682"/>
              <w:tag w:val="goog_rdk_2634"/>
            </w:sdtPr>
            <w:sdtContent>
              <w:ins w:author="Rossi Rossi" w:id="28" w:date="2026-09-22T06:56:59Z"/>
              <w:sdt>
                <w:sdtPr>
                  <w:id w:val="-2078605624"/>
                  <w:tag w:val="goog_rdk_263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Click **Restrict key** to confirm.</w:t>
                    </w:r>
                  </w:ins>
                </w:sdtContent>
              </w:sdt>
              <w:ins w:author="Rossi Rossi" w:id="28" w:date="2026-09-22T06:56:59Z"/>
            </w:sdtContent>
          </w:sdt>
        </w:p>
      </w:sdtContent>
    </w:sdt>
    <w:sdt>
      <w:sdtPr>
        <w:id w:val="-1005984435"/>
        <w:tag w:val="goog_rdk_2639"/>
      </w:sdtPr>
      <w:sdtContent>
        <w:p w:rsidR="00000000" w:rsidDel="00000000" w:rsidP="00000000" w:rsidRDefault="00000000" w:rsidRPr="00000000" w14:paraId="00000363">
          <w:pPr>
            <w:numPr>
              <w:ilvl w:val="1"/>
              <w:numId w:val="6"/>
            </w:numPr>
            <w:ind w:left="502" w:hanging="360"/>
            <w:rPr>
              <w:ins w:author="Rossi Rossi" w:id="28" w:date="2026-09-22T06:56:59Z"/>
            </w:rPr>
          </w:pPr>
          <w:sdt>
            <w:sdtPr>
              <w:id w:val="780391157"/>
              <w:tag w:val="goog_rdk_2637"/>
            </w:sdtPr>
            <w:sdtContent>
              <w:ins w:author="Rossi Rossi" w:id="28" w:date="2026-09-22T06:56:59Z"/>
              <w:sdt>
                <w:sdtPr>
                  <w:id w:val="1456057852"/>
                  <w:tag w:val="goog_rdk_2638"/>
                </w:sdtPr>
                <w:sdtContent>
                  <w:ins w:author="Rossi Rossi" w:id="28" w:date="2026-09-22T06:56:59Z">
                    <w:r w:rsidDel="00000000" w:rsidR="00000000" w:rsidRPr="00000000">
                      <w:rPr>
                        <w:rtl w:val="0"/>
                      </w:rPr>
                    </w:r>
                  </w:ins>
                </w:sdtContent>
              </w:sdt>
              <w:ins w:author="Rossi Rossi" w:id="28" w:date="2026-09-22T06:56:59Z"/>
            </w:sdtContent>
          </w:sdt>
        </w:p>
      </w:sdtContent>
    </w:sdt>
    <w:sdt>
      <w:sdtPr>
        <w:id w:val="805919772"/>
        <w:tag w:val="goog_rdk_2642"/>
      </w:sdtPr>
      <w:sdtContent>
        <w:p w:rsidR="00000000" w:rsidDel="00000000" w:rsidP="00000000" w:rsidRDefault="00000000" w:rsidRPr="00000000" w14:paraId="00000364">
          <w:pPr>
            <w:numPr>
              <w:ilvl w:val="1"/>
              <w:numId w:val="6"/>
            </w:numPr>
            <w:ind w:left="502" w:hanging="360"/>
            <w:rPr>
              <w:ins w:author="Rossi Rossi" w:id="28" w:date="2026-09-22T06:56:59Z"/>
            </w:rPr>
          </w:pPr>
          <w:sdt>
            <w:sdtPr>
              <w:id w:val="-2117911804"/>
              <w:tag w:val="goog_rdk_2640"/>
            </w:sdtPr>
            <w:sdtContent>
              <w:ins w:author="Rossi Rossi" w:id="28" w:date="2026-09-22T06:56:59Z"/>
              <w:sdt>
                <w:sdtPr>
                  <w:id w:val="1230678639"/>
                  <w:tag w:val="goog_rdk_264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1323332703"/>
        <w:tag w:val="goog_rdk_2645"/>
      </w:sdtPr>
      <w:sdtContent>
        <w:p w:rsidR="00000000" w:rsidDel="00000000" w:rsidP="00000000" w:rsidRDefault="00000000" w:rsidRPr="00000000" w14:paraId="00000365">
          <w:pPr>
            <w:numPr>
              <w:ilvl w:val="1"/>
              <w:numId w:val="6"/>
            </w:numPr>
            <w:ind w:left="502" w:hanging="360"/>
            <w:rPr>
              <w:ins w:author="Rossi Rossi" w:id="28" w:date="2026-09-22T06:56:59Z"/>
            </w:rPr>
          </w:pPr>
          <w:sdt>
            <w:sdtPr>
              <w:id w:val="1931063725"/>
              <w:tag w:val="goog_rdk_2643"/>
            </w:sdtPr>
            <w:sdtContent>
              <w:ins w:author="Rossi Rossi" w:id="28" w:date="2026-09-22T06:56:59Z"/>
              <w:sdt>
                <w:sdtPr>
                  <w:id w:val="-1697282398"/>
                  <w:tag w:val="goog_rdk_264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To restrict an API key, you must have the `apikeys.keys.update` permission on the associated Google Cloud project. This permission is included in roles like **API Keys Admin** or **Editor**.</w:t>
                    </w:r>
                  </w:ins>
                </w:sdtContent>
              </w:sdt>
              <w:ins w:author="Rossi Rossi" w:id="28" w:date="2026-09-22T06:56:59Z"/>
            </w:sdtContent>
          </w:sdt>
        </w:p>
      </w:sdtContent>
    </w:sdt>
    <w:sdt>
      <w:sdtPr>
        <w:id w:val="-1903641453"/>
        <w:tag w:val="goog_rdk_2648"/>
      </w:sdtPr>
      <w:sdtContent>
        <w:p w:rsidR="00000000" w:rsidDel="00000000" w:rsidP="00000000" w:rsidRDefault="00000000" w:rsidRPr="00000000" w14:paraId="00000366">
          <w:pPr>
            <w:numPr>
              <w:ilvl w:val="1"/>
              <w:numId w:val="6"/>
            </w:numPr>
            <w:ind w:left="502" w:hanging="360"/>
            <w:rPr>
              <w:ins w:author="Rossi Rossi" w:id="28" w:date="2026-09-22T06:56:59Z"/>
            </w:rPr>
          </w:pPr>
          <w:sdt>
            <w:sdtPr>
              <w:id w:val="-672135061"/>
              <w:tag w:val="goog_rdk_2646"/>
            </w:sdtPr>
            <w:sdtContent>
              <w:ins w:author="Rossi Rossi" w:id="28" w:date="2026-09-22T06:56:59Z"/>
              <w:sdt>
                <w:sdtPr>
                  <w:id w:val="-1893496353"/>
                  <w:tag w:val="goog_rdk_2647"/>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14550566"/>
        <w:tag w:val="goog_rdk_2651"/>
      </w:sdtPr>
      <w:sdtContent>
        <w:p w:rsidR="00000000" w:rsidDel="00000000" w:rsidP="00000000" w:rsidRDefault="00000000" w:rsidRPr="00000000" w14:paraId="00000367">
          <w:pPr>
            <w:numPr>
              <w:ilvl w:val="1"/>
              <w:numId w:val="6"/>
            </w:numPr>
            <w:ind w:left="502" w:hanging="360"/>
            <w:rPr>
              <w:ins w:author="Rossi Rossi" w:id="28" w:date="2026-09-22T06:56:59Z"/>
            </w:rPr>
          </w:pPr>
          <w:sdt>
            <w:sdtPr>
              <w:id w:val="1896627402"/>
              <w:tag w:val="goog_rdk_2649"/>
            </w:sdtPr>
            <w:sdtContent>
              <w:ins w:author="Rossi Rossi" w:id="28" w:date="2026-09-22T06:56:59Z"/>
              <w:sdt>
                <w:sdtPr>
                  <w:id w:val="-761151749"/>
                  <w:tag w:val="goog_rdk_265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Method B: Restrict the key for other services (Google Cloud Console)</w:t>
                    </w:r>
                  </w:ins>
                </w:sdtContent>
              </w:sdt>
              <w:ins w:author="Rossi Rossi" w:id="28" w:date="2026-09-22T06:56:59Z"/>
            </w:sdtContent>
          </w:sdt>
        </w:p>
      </w:sdtContent>
    </w:sdt>
    <w:sdt>
      <w:sdtPr>
        <w:id w:val="-1737267014"/>
        <w:tag w:val="goog_rdk_2654"/>
      </w:sdtPr>
      <w:sdtContent>
        <w:p w:rsidR="00000000" w:rsidDel="00000000" w:rsidP="00000000" w:rsidRDefault="00000000" w:rsidRPr="00000000" w14:paraId="00000368">
          <w:pPr>
            <w:numPr>
              <w:ilvl w:val="1"/>
              <w:numId w:val="6"/>
            </w:numPr>
            <w:ind w:left="502" w:hanging="360"/>
            <w:rPr>
              <w:ins w:author="Rossi Rossi" w:id="28" w:date="2026-09-22T06:56:59Z"/>
            </w:rPr>
          </w:pPr>
          <w:sdt>
            <w:sdtPr>
              <w:id w:val="-1382607836"/>
              <w:tag w:val="goog_rdk_2652"/>
            </w:sdtPr>
            <w:sdtContent>
              <w:ins w:author="Rossi Rossi" w:id="28" w:date="2026-09-22T06:56:59Z"/>
              <w:sdt>
                <w:sdtPr>
                  <w:id w:val="-1619635583"/>
                  <w:tag w:val="goog_rdk_265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34329306"/>
        <w:tag w:val="goog_rdk_2657"/>
      </w:sdtPr>
      <w:sdtContent>
        <w:p w:rsidR="00000000" w:rsidDel="00000000" w:rsidP="00000000" w:rsidRDefault="00000000" w:rsidRPr="00000000" w14:paraId="00000369">
          <w:pPr>
            <w:numPr>
              <w:ilvl w:val="1"/>
              <w:numId w:val="6"/>
            </w:numPr>
            <w:ind w:left="502" w:hanging="360"/>
            <w:rPr>
              <w:ins w:author="Rossi Rossi" w:id="28" w:date="2026-09-22T06:56:59Z"/>
            </w:rPr>
          </w:pPr>
          <w:sdt>
            <w:sdtPr>
              <w:id w:val="508200131"/>
              <w:tag w:val="goog_rdk_2655"/>
            </w:sdtPr>
            <w:sdtContent>
              <w:ins w:author="Rossi Rossi" w:id="28" w:date="2026-09-22T06:56:59Z"/>
              <w:sdt>
                <w:sdtPr>
                  <w:id w:val="-1144831337"/>
                  <w:tag w:val="goog_rdk_265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If the key is shared with other Google APIs (not recommended), restrict it in</w:t>
                    </w:r>
                  </w:ins>
                </w:sdtContent>
              </w:sdt>
              <w:ins w:author="Rossi Rossi" w:id="28" w:date="2026-09-22T06:56:59Z"/>
            </w:sdtContent>
          </w:sdt>
        </w:p>
      </w:sdtContent>
    </w:sdt>
    <w:sdt>
      <w:sdtPr>
        <w:id w:val="-1668012089"/>
        <w:tag w:val="goog_rdk_2660"/>
      </w:sdtPr>
      <w:sdtContent>
        <w:p w:rsidR="00000000" w:rsidDel="00000000" w:rsidP="00000000" w:rsidRDefault="00000000" w:rsidRPr="00000000" w14:paraId="0000036A">
          <w:pPr>
            <w:numPr>
              <w:ilvl w:val="1"/>
              <w:numId w:val="6"/>
            </w:numPr>
            <w:ind w:left="502" w:hanging="360"/>
            <w:rPr>
              <w:ins w:author="Rossi Rossi" w:id="28" w:date="2026-09-22T06:56:59Z"/>
            </w:rPr>
          </w:pPr>
          <w:sdt>
            <w:sdtPr>
              <w:id w:val="118681829"/>
              <w:tag w:val="goog_rdk_2658"/>
            </w:sdtPr>
            <w:sdtContent>
              <w:ins w:author="Rossi Rossi" w:id="28" w:date="2026-09-22T06:56:59Z"/>
              <w:sdt>
                <w:sdtPr>
                  <w:id w:val="1896897487"/>
                  <w:tag w:val="goog_rdk_265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 Cloud Console. **Note: Gemini API requests using this key will fail after</w:t>
                    </w:r>
                  </w:ins>
                </w:sdtContent>
              </w:sdt>
              <w:ins w:author="Rossi Rossi" w:id="28" w:date="2026-09-22T06:56:59Z"/>
            </w:sdtContent>
          </w:sdt>
        </w:p>
      </w:sdtContent>
    </w:sdt>
    <w:sdt>
      <w:sdtPr>
        <w:id w:val="-1266663926"/>
        <w:tag w:val="goog_rdk_2663"/>
      </w:sdtPr>
      <w:sdtContent>
        <w:p w:rsidR="00000000" w:rsidDel="00000000" w:rsidP="00000000" w:rsidRDefault="00000000" w:rsidRPr="00000000" w14:paraId="0000036B">
          <w:pPr>
            <w:numPr>
              <w:ilvl w:val="1"/>
              <w:numId w:val="6"/>
            </w:numPr>
            <w:ind w:left="502" w:hanging="360"/>
            <w:rPr>
              <w:ins w:author="Rossi Rossi" w:id="28" w:date="2026-09-22T06:56:59Z"/>
            </w:rPr>
          </w:pPr>
          <w:sdt>
            <w:sdtPr>
              <w:id w:val="1017983414"/>
              <w:tag w:val="goog_rdk_2661"/>
            </w:sdtPr>
            <w:sdtContent>
              <w:ins w:author="Rossi Rossi" w:id="28" w:date="2026-09-22T06:56:59Z"/>
              <w:sdt>
                <w:sdtPr>
                  <w:id w:val="-1903786034"/>
                  <w:tag w:val="goog_rdk_266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these restrictions are applied.**</w:t>
                    </w:r>
                  </w:ins>
                </w:sdtContent>
              </w:sdt>
              <w:ins w:author="Rossi Rossi" w:id="28" w:date="2026-09-22T06:56:59Z"/>
            </w:sdtContent>
          </w:sdt>
        </w:p>
      </w:sdtContent>
    </w:sdt>
    <w:sdt>
      <w:sdtPr>
        <w:id w:val="-1940191435"/>
        <w:tag w:val="goog_rdk_2666"/>
      </w:sdtPr>
      <w:sdtContent>
        <w:p w:rsidR="00000000" w:rsidDel="00000000" w:rsidP="00000000" w:rsidRDefault="00000000" w:rsidRPr="00000000" w14:paraId="0000036C">
          <w:pPr>
            <w:numPr>
              <w:ilvl w:val="1"/>
              <w:numId w:val="6"/>
            </w:numPr>
            <w:ind w:left="502" w:hanging="360"/>
            <w:rPr>
              <w:ins w:author="Rossi Rossi" w:id="28" w:date="2026-09-22T06:56:59Z"/>
            </w:rPr>
          </w:pPr>
          <w:sdt>
            <w:sdtPr>
              <w:id w:val="-485789607"/>
              <w:tag w:val="goog_rdk_2664"/>
            </w:sdtPr>
            <w:sdtContent>
              <w:ins w:author="Rossi Rossi" w:id="28" w:date="2026-09-22T06:56:59Z"/>
              <w:sdt>
                <w:sdtPr>
                  <w:id w:val="1624665466"/>
                  <w:tag w:val="goog_rdk_266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38897468"/>
        <w:tag w:val="goog_rdk_2669"/>
      </w:sdtPr>
      <w:sdtContent>
        <w:p w:rsidR="00000000" w:rsidDel="00000000" w:rsidP="00000000" w:rsidRDefault="00000000" w:rsidRPr="00000000" w14:paraId="0000036D">
          <w:pPr>
            <w:numPr>
              <w:ilvl w:val="1"/>
              <w:numId w:val="6"/>
            </w:numPr>
            <w:ind w:left="502" w:hanging="360"/>
            <w:rPr>
              <w:ins w:author="Rossi Rossi" w:id="28" w:date="2026-09-22T06:56:59Z"/>
            </w:rPr>
          </w:pPr>
          <w:sdt>
            <w:sdtPr>
              <w:id w:val="-1333079388"/>
              <w:tag w:val="goog_rdk_2667"/>
            </w:sdtPr>
            <w:sdtContent>
              <w:ins w:author="Rossi Rossi" w:id="28" w:date="2026-09-22T06:56:59Z"/>
              <w:sdt>
                <w:sdtPr>
                  <w:id w:val="1273257210"/>
                  <w:tag w:val="goog_rdk_266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Visit the [Google Cloud Console Credentials page](https://console.cloud.google.com/apis/credentials).</w:t>
                    </w:r>
                  </w:ins>
                </w:sdtContent>
              </w:sdt>
              <w:ins w:author="Rossi Rossi" w:id="28" w:date="2026-09-22T06:56:59Z"/>
            </w:sdtContent>
          </w:sdt>
        </w:p>
      </w:sdtContent>
    </w:sdt>
    <w:sdt>
      <w:sdtPr>
        <w:id w:val="1354311769"/>
        <w:tag w:val="goog_rdk_2672"/>
      </w:sdtPr>
      <w:sdtContent>
        <w:p w:rsidR="00000000" w:rsidDel="00000000" w:rsidP="00000000" w:rsidRDefault="00000000" w:rsidRPr="00000000" w14:paraId="0000036E">
          <w:pPr>
            <w:numPr>
              <w:ilvl w:val="1"/>
              <w:numId w:val="6"/>
            </w:numPr>
            <w:ind w:left="502" w:hanging="360"/>
            <w:rPr>
              <w:ins w:author="Rossi Rossi" w:id="28" w:date="2026-09-22T06:56:59Z"/>
            </w:rPr>
          </w:pPr>
          <w:sdt>
            <w:sdtPr>
              <w:id w:val="289665913"/>
              <w:tag w:val="goog_rdk_2670"/>
            </w:sdtPr>
            <w:sdtContent>
              <w:ins w:author="Rossi Rossi" w:id="28" w:date="2026-09-22T06:56:59Z"/>
              <w:sdt>
                <w:sdtPr>
                  <w:id w:val="1536397474"/>
                  <w:tag w:val="goog_rdk_267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Select the project and the API key.</w:t>
                    </w:r>
                  </w:ins>
                </w:sdtContent>
              </w:sdt>
              <w:ins w:author="Rossi Rossi" w:id="28" w:date="2026-09-22T06:56:59Z"/>
            </w:sdtContent>
          </w:sdt>
        </w:p>
      </w:sdtContent>
    </w:sdt>
    <w:sdt>
      <w:sdtPr>
        <w:id w:val="-218139750"/>
        <w:tag w:val="goog_rdk_2675"/>
      </w:sdtPr>
      <w:sdtContent>
        <w:p w:rsidR="00000000" w:rsidDel="00000000" w:rsidP="00000000" w:rsidRDefault="00000000" w:rsidRPr="00000000" w14:paraId="0000036F">
          <w:pPr>
            <w:numPr>
              <w:ilvl w:val="1"/>
              <w:numId w:val="6"/>
            </w:numPr>
            <w:ind w:left="502" w:hanging="360"/>
            <w:rPr>
              <w:ins w:author="Rossi Rossi" w:id="28" w:date="2026-09-22T06:56:59Z"/>
            </w:rPr>
          </w:pPr>
          <w:sdt>
            <w:sdtPr>
              <w:id w:val="-452973055"/>
              <w:tag w:val="goog_rdk_2673"/>
            </w:sdtPr>
            <w:sdtContent>
              <w:ins w:author="Rossi Rossi" w:id="28" w:date="2026-09-22T06:56:59Z"/>
              <w:sdt>
                <w:sdtPr>
                  <w:id w:val="-1303725543"/>
                  <w:tag w:val="goog_rdk_267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Under **API restrictions** , use the **Select API restrictions** drop-down to select the APIs you want this key to access. Do not select the **Generative</w:t>
                    </w:r>
                  </w:ins>
                </w:sdtContent>
              </w:sdt>
              <w:ins w:author="Rossi Rossi" w:id="28" w:date="2026-09-22T06:56:59Z"/>
            </w:sdtContent>
          </w:sdt>
        </w:p>
      </w:sdtContent>
    </w:sdt>
    <w:sdt>
      <w:sdtPr>
        <w:id w:val="1301320564"/>
        <w:tag w:val="goog_rdk_2678"/>
      </w:sdtPr>
      <w:sdtContent>
        <w:p w:rsidR="00000000" w:rsidDel="00000000" w:rsidP="00000000" w:rsidRDefault="00000000" w:rsidRPr="00000000" w14:paraId="00000370">
          <w:pPr>
            <w:numPr>
              <w:ilvl w:val="1"/>
              <w:numId w:val="6"/>
            </w:numPr>
            <w:ind w:left="502" w:hanging="360"/>
            <w:rPr>
              <w:ins w:author="Rossi Rossi" w:id="28" w:date="2026-09-22T06:56:59Z"/>
            </w:rPr>
          </w:pPr>
          <w:sdt>
            <w:sdtPr>
              <w:id w:val="-1717716597"/>
              <w:tag w:val="goog_rdk_2676"/>
            </w:sdtPr>
            <w:sdtContent>
              <w:ins w:author="Rossi Rossi" w:id="28" w:date="2026-09-22T06:56:59Z"/>
              <w:sdt>
                <w:sdtPr>
                  <w:id w:val="889970825"/>
                  <w:tag w:val="goog_rdk_267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Language API**.</w:t>
                    </w:r>
                  </w:ins>
                </w:sdtContent>
              </w:sdt>
              <w:ins w:author="Rossi Rossi" w:id="28" w:date="2026-09-22T06:56:59Z"/>
            </w:sdtContent>
          </w:sdt>
        </w:p>
      </w:sdtContent>
    </w:sdt>
    <w:sdt>
      <w:sdtPr>
        <w:id w:val="-556708697"/>
        <w:tag w:val="goog_rdk_2681"/>
      </w:sdtPr>
      <w:sdtContent>
        <w:p w:rsidR="00000000" w:rsidDel="00000000" w:rsidP="00000000" w:rsidRDefault="00000000" w:rsidRPr="00000000" w14:paraId="00000371">
          <w:pPr>
            <w:numPr>
              <w:ilvl w:val="1"/>
              <w:numId w:val="6"/>
            </w:numPr>
            <w:ind w:left="502" w:hanging="360"/>
            <w:rPr>
              <w:ins w:author="Rossi Rossi" w:id="28" w:date="2026-09-22T06:56:59Z"/>
            </w:rPr>
          </w:pPr>
          <w:sdt>
            <w:sdtPr>
              <w:id w:val="317493738"/>
              <w:tag w:val="goog_rdk_2679"/>
            </w:sdtPr>
            <w:sdtContent>
              <w:ins w:author="Rossi Rossi" w:id="28" w:date="2026-09-22T06:56:59Z"/>
              <w:sdt>
                <w:sdtPr>
                  <w:id w:val="909742170"/>
                  <w:tag w:val="goog_rdk_268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Click **Save**. Create a separate, restricted key in AI Studio to continue using the Gemini API.</w:t>
                    </w:r>
                  </w:ins>
                </w:sdtContent>
              </w:sdt>
              <w:ins w:author="Rossi Rossi" w:id="28" w:date="2026-09-22T06:56:59Z"/>
            </w:sdtContent>
          </w:sdt>
        </w:p>
      </w:sdtContent>
    </w:sdt>
    <w:sdt>
      <w:sdtPr>
        <w:id w:val="-524811075"/>
        <w:tag w:val="goog_rdk_2684"/>
      </w:sdtPr>
      <w:sdtContent>
        <w:p w:rsidR="00000000" w:rsidDel="00000000" w:rsidP="00000000" w:rsidRDefault="00000000" w:rsidRPr="00000000" w14:paraId="00000372">
          <w:pPr>
            <w:numPr>
              <w:ilvl w:val="1"/>
              <w:numId w:val="6"/>
            </w:numPr>
            <w:ind w:left="502" w:hanging="360"/>
            <w:rPr>
              <w:ins w:author="Rossi Rossi" w:id="28" w:date="2026-09-22T06:56:59Z"/>
            </w:rPr>
          </w:pPr>
          <w:sdt>
            <w:sdtPr>
              <w:id w:val="676213493"/>
              <w:tag w:val="goog_rdk_2682"/>
            </w:sdtPr>
            <w:sdtContent>
              <w:ins w:author="Rossi Rossi" w:id="28" w:date="2026-09-22T06:56:59Z"/>
              <w:sdt>
                <w:sdtPr>
                  <w:id w:val="694376608"/>
                  <w:tag w:val="goog_rdk_268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051475593"/>
        <w:tag w:val="goog_rdk_2687"/>
      </w:sdtPr>
      <w:sdtContent>
        <w:p w:rsidR="00000000" w:rsidDel="00000000" w:rsidP="00000000" w:rsidRDefault="00000000" w:rsidRPr="00000000" w14:paraId="00000373">
          <w:pPr>
            <w:numPr>
              <w:ilvl w:val="1"/>
              <w:numId w:val="6"/>
            </w:numPr>
            <w:ind w:left="502" w:hanging="360"/>
            <w:rPr>
              <w:ins w:author="Rossi Rossi" w:id="28" w:date="2026-09-22T06:56:59Z"/>
            </w:rPr>
          </w:pPr>
          <w:sdt>
            <w:sdtPr>
              <w:id w:val="2141332183"/>
              <w:tag w:val="goog_rdk_2685"/>
            </w:sdtPr>
            <w:sdtContent>
              <w:ins w:author="Rossi Rossi" w:id="28" w:date="2026-09-22T06:56:59Z"/>
              <w:sdt>
                <w:sdtPr>
                  <w:id w:val="-1682728430"/>
                  <w:tag w:val="goog_rdk_268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Blocked dormant keys</w:t>
                    </w:r>
                  </w:ins>
                </w:sdtContent>
              </w:sdt>
              <w:ins w:author="Rossi Rossi" w:id="28" w:date="2026-09-22T06:56:59Z"/>
            </w:sdtContent>
          </w:sdt>
        </w:p>
      </w:sdtContent>
    </w:sdt>
    <w:sdt>
      <w:sdtPr>
        <w:id w:val="-376258988"/>
        <w:tag w:val="goog_rdk_2690"/>
      </w:sdtPr>
      <w:sdtContent>
        <w:p w:rsidR="00000000" w:rsidDel="00000000" w:rsidP="00000000" w:rsidRDefault="00000000" w:rsidRPr="00000000" w14:paraId="00000374">
          <w:pPr>
            <w:numPr>
              <w:ilvl w:val="1"/>
              <w:numId w:val="6"/>
            </w:numPr>
            <w:ind w:left="502" w:hanging="360"/>
            <w:rPr>
              <w:ins w:author="Rossi Rossi" w:id="28" w:date="2026-09-22T06:56:59Z"/>
            </w:rPr>
          </w:pPr>
          <w:sdt>
            <w:sdtPr>
              <w:id w:val="877219193"/>
              <w:tag w:val="goog_rdk_2688"/>
            </w:sdtPr>
            <w:sdtContent>
              <w:ins w:author="Rossi Rossi" w:id="28" w:date="2026-09-22T06:56:59Z"/>
              <w:sdt>
                <w:sdtPr>
                  <w:id w:val="-975657419"/>
                  <w:tag w:val="goog_rdk_268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330638947"/>
        <w:tag w:val="goog_rdk_2693"/>
      </w:sdtPr>
      <w:sdtContent>
        <w:p w:rsidR="00000000" w:rsidDel="00000000" w:rsidP="00000000" w:rsidRDefault="00000000" w:rsidRPr="00000000" w14:paraId="00000375">
          <w:pPr>
            <w:numPr>
              <w:ilvl w:val="1"/>
              <w:numId w:val="6"/>
            </w:numPr>
            <w:ind w:left="502" w:hanging="360"/>
            <w:rPr>
              <w:ins w:author="Rossi Rossi" w:id="28" w:date="2026-09-22T06:56:59Z"/>
            </w:rPr>
          </w:pPr>
          <w:sdt>
            <w:sdtPr>
              <w:id w:val="139079015"/>
              <w:tag w:val="goog_rdk_2691"/>
            </w:sdtPr>
            <w:sdtContent>
              <w:ins w:author="Rossi Rossi" w:id="28" w:date="2026-09-22T06:56:59Z"/>
              <w:sdt>
                <w:sdtPr>
                  <w:id w:val="226700162"/>
                  <w:tag w:val="goog_rdk_269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Starting May 7, 2026, the Gemini API blocks unrestricted API keys that have</w:t>
                    </w:r>
                  </w:ins>
                </w:sdtContent>
              </w:sdt>
              <w:ins w:author="Rossi Rossi" w:id="28" w:date="2026-09-22T06:56:59Z"/>
            </w:sdtContent>
          </w:sdt>
        </w:p>
      </w:sdtContent>
    </w:sdt>
    <w:sdt>
      <w:sdtPr>
        <w:id w:val="-1505994970"/>
        <w:tag w:val="goog_rdk_2696"/>
      </w:sdtPr>
      <w:sdtContent>
        <w:p w:rsidR="00000000" w:rsidDel="00000000" w:rsidP="00000000" w:rsidRDefault="00000000" w:rsidRPr="00000000" w14:paraId="00000376">
          <w:pPr>
            <w:numPr>
              <w:ilvl w:val="1"/>
              <w:numId w:val="6"/>
            </w:numPr>
            <w:ind w:left="502" w:hanging="360"/>
            <w:rPr>
              <w:ins w:author="Rossi Rossi" w:id="28" w:date="2026-09-22T06:56:59Z"/>
            </w:rPr>
          </w:pPr>
          <w:sdt>
            <w:sdtPr>
              <w:id w:val="-723531933"/>
              <w:tag w:val="goog_rdk_2694"/>
            </w:sdtPr>
            <w:sdtContent>
              <w:ins w:author="Rossi Rossi" w:id="28" w:date="2026-09-22T06:56:59Z"/>
              <w:sdt>
                <w:sdtPr>
                  <w:id w:val="-1244399869"/>
                  <w:tag w:val="goog_rdk_269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been dormant for an extended period. These keys show a **Blocked** tag in AI</w:t>
                    </w:r>
                  </w:ins>
                </w:sdtContent>
              </w:sdt>
              <w:ins w:author="Rossi Rossi" w:id="28" w:date="2026-09-22T06:56:59Z"/>
            </w:sdtContent>
          </w:sdt>
        </w:p>
      </w:sdtContent>
    </w:sdt>
    <w:sdt>
      <w:sdtPr>
        <w:id w:val="2042251570"/>
        <w:tag w:val="goog_rdk_2699"/>
      </w:sdtPr>
      <w:sdtContent>
        <w:p w:rsidR="00000000" w:rsidDel="00000000" w:rsidP="00000000" w:rsidRDefault="00000000" w:rsidRPr="00000000" w14:paraId="00000377">
          <w:pPr>
            <w:numPr>
              <w:ilvl w:val="1"/>
              <w:numId w:val="6"/>
            </w:numPr>
            <w:ind w:left="502" w:hanging="360"/>
            <w:rPr>
              <w:ins w:author="Rossi Rossi" w:id="28" w:date="2026-09-22T06:56:59Z"/>
            </w:rPr>
          </w:pPr>
          <w:sdt>
            <w:sdtPr>
              <w:id w:val="-1895992156"/>
              <w:tag w:val="goog_rdk_2697"/>
            </w:sdtPr>
            <w:sdtContent>
              <w:ins w:author="Rossi Rossi" w:id="28" w:date="2026-09-22T06:56:59Z"/>
              <w:sdt>
                <w:sdtPr>
                  <w:id w:val="-816643741"/>
                  <w:tag w:val="goog_rdk_269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Studio. You must generate a new key or use an existing restricted key to</w:t>
                    </w:r>
                  </w:ins>
                </w:sdtContent>
              </w:sdt>
              <w:ins w:author="Rossi Rossi" w:id="28" w:date="2026-09-22T06:56:59Z"/>
            </w:sdtContent>
          </w:sdt>
        </w:p>
      </w:sdtContent>
    </w:sdt>
    <w:sdt>
      <w:sdtPr>
        <w:id w:val="1934134278"/>
        <w:tag w:val="goog_rdk_2702"/>
      </w:sdtPr>
      <w:sdtContent>
        <w:p w:rsidR="00000000" w:rsidDel="00000000" w:rsidP="00000000" w:rsidRDefault="00000000" w:rsidRPr="00000000" w14:paraId="00000378">
          <w:pPr>
            <w:numPr>
              <w:ilvl w:val="1"/>
              <w:numId w:val="6"/>
            </w:numPr>
            <w:ind w:left="502" w:hanging="360"/>
            <w:rPr>
              <w:ins w:author="Rossi Rossi" w:id="28" w:date="2026-09-22T06:56:59Z"/>
            </w:rPr>
          </w:pPr>
          <w:sdt>
            <w:sdtPr>
              <w:id w:val="2073132411"/>
              <w:tag w:val="goog_rdk_2700"/>
            </w:sdtPr>
            <w:sdtContent>
              <w:ins w:author="Rossi Rossi" w:id="28" w:date="2026-09-22T06:56:59Z"/>
              <w:sdt>
                <w:sdtPr>
                  <w:id w:val="826919900"/>
                  <w:tag w:val="goog_rdk_270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continue.</w:t>
                    </w:r>
                  </w:ins>
                </w:sdtContent>
              </w:sdt>
              <w:ins w:author="Rossi Rossi" w:id="28" w:date="2026-09-22T06:56:59Z"/>
            </w:sdtContent>
          </w:sdt>
        </w:p>
      </w:sdtContent>
    </w:sdt>
    <w:sdt>
      <w:sdtPr>
        <w:id w:val="1469865255"/>
        <w:tag w:val="goog_rdk_2705"/>
      </w:sdtPr>
      <w:sdtContent>
        <w:p w:rsidR="00000000" w:rsidDel="00000000" w:rsidP="00000000" w:rsidRDefault="00000000" w:rsidRPr="00000000" w14:paraId="00000379">
          <w:pPr>
            <w:numPr>
              <w:ilvl w:val="1"/>
              <w:numId w:val="6"/>
            </w:numPr>
            <w:ind w:left="502" w:hanging="360"/>
            <w:rPr>
              <w:ins w:author="Rossi Rossi" w:id="28" w:date="2026-09-22T06:56:59Z"/>
            </w:rPr>
          </w:pPr>
          <w:sdt>
            <w:sdtPr>
              <w:id w:val="512787301"/>
              <w:tag w:val="goog_rdk_2703"/>
            </w:sdtPr>
            <w:sdtContent>
              <w:ins w:author="Rossi Rossi" w:id="28" w:date="2026-09-22T06:56:59Z"/>
              <w:sdt>
                <w:sdtPr>
                  <w:id w:val="-409267826"/>
                  <w:tag w:val="goog_rdk_2704"/>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91366751"/>
        <w:tag w:val="goog_rdk_2708"/>
      </w:sdtPr>
      <w:sdtContent>
        <w:p w:rsidR="00000000" w:rsidDel="00000000" w:rsidP="00000000" w:rsidRDefault="00000000" w:rsidRPr="00000000" w14:paraId="0000037A">
          <w:pPr>
            <w:numPr>
              <w:ilvl w:val="1"/>
              <w:numId w:val="6"/>
            </w:numPr>
            <w:ind w:left="502" w:hanging="360"/>
            <w:rPr>
              <w:ins w:author="Rossi Rossi" w:id="28" w:date="2026-09-22T06:56:59Z"/>
            </w:rPr>
          </w:pPr>
          <w:sdt>
            <w:sdtPr>
              <w:id w:val="118733947"/>
              <w:tag w:val="goog_rdk_2706"/>
            </w:sdtPr>
            <w:sdtContent>
              <w:ins w:author="Rossi Rossi" w:id="28" w:date="2026-09-22T06:56:59Z"/>
              <w:sdt>
                <w:sdtPr>
                  <w:id w:val="158450820"/>
                  <w:tag w:val="goog_rdk_270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Migrate to an auth key</w:t>
                    </w:r>
                  </w:ins>
                </w:sdtContent>
              </w:sdt>
              <w:ins w:author="Rossi Rossi" w:id="28" w:date="2026-09-22T06:56:59Z"/>
            </w:sdtContent>
          </w:sdt>
        </w:p>
      </w:sdtContent>
    </w:sdt>
    <w:sdt>
      <w:sdtPr>
        <w:id w:val="1946991742"/>
        <w:tag w:val="goog_rdk_2711"/>
      </w:sdtPr>
      <w:sdtContent>
        <w:p w:rsidR="00000000" w:rsidDel="00000000" w:rsidP="00000000" w:rsidRDefault="00000000" w:rsidRPr="00000000" w14:paraId="0000037B">
          <w:pPr>
            <w:numPr>
              <w:ilvl w:val="1"/>
              <w:numId w:val="6"/>
            </w:numPr>
            <w:ind w:left="502" w:hanging="360"/>
            <w:rPr>
              <w:ins w:author="Rossi Rossi" w:id="28" w:date="2026-09-22T06:56:59Z"/>
            </w:rPr>
          </w:pPr>
          <w:sdt>
            <w:sdtPr>
              <w:id w:val="-636224553"/>
              <w:tag w:val="goog_rdk_2709"/>
            </w:sdtPr>
            <w:sdtContent>
              <w:ins w:author="Rossi Rossi" w:id="28" w:date="2026-09-22T06:56:59Z"/>
              <w:sdt>
                <w:sdtPr>
                  <w:id w:val="1583438897"/>
                  <w:tag w:val="goog_rdk_271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81558511"/>
        <w:tag w:val="goog_rdk_2714"/>
      </w:sdtPr>
      <w:sdtContent>
        <w:p w:rsidR="00000000" w:rsidDel="00000000" w:rsidP="00000000" w:rsidRDefault="00000000" w:rsidRPr="00000000" w14:paraId="0000037C">
          <w:pPr>
            <w:numPr>
              <w:ilvl w:val="1"/>
              <w:numId w:val="6"/>
            </w:numPr>
            <w:ind w:left="502" w:hanging="360"/>
            <w:rPr>
              <w:ins w:author="Rossi Rossi" w:id="28" w:date="2026-09-22T06:56:59Z"/>
            </w:rPr>
          </w:pPr>
          <w:sdt>
            <w:sdtPr>
              <w:id w:val="-460615863"/>
              <w:tag w:val="goog_rdk_2712"/>
            </w:sdtPr>
            <w:sdtContent>
              <w:ins w:author="Rossi Rossi" w:id="28" w:date="2026-09-22T06:56:59Z"/>
              <w:sdt>
                <w:sdtPr>
                  <w:id w:val="-1865321543"/>
                  <w:tag w:val="goog_rdk_271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Follow these steps to create a new auth API key and update your applications:</w:t>
                    </w:r>
                  </w:ins>
                </w:sdtContent>
              </w:sdt>
              <w:ins w:author="Rossi Rossi" w:id="28" w:date="2026-09-22T06:56:59Z"/>
            </w:sdtContent>
          </w:sdt>
        </w:p>
      </w:sdtContent>
    </w:sdt>
    <w:sdt>
      <w:sdtPr>
        <w:id w:val="1873538671"/>
        <w:tag w:val="goog_rdk_2717"/>
      </w:sdtPr>
      <w:sdtContent>
        <w:p w:rsidR="00000000" w:rsidDel="00000000" w:rsidP="00000000" w:rsidRDefault="00000000" w:rsidRPr="00000000" w14:paraId="0000037D">
          <w:pPr>
            <w:numPr>
              <w:ilvl w:val="1"/>
              <w:numId w:val="6"/>
            </w:numPr>
            <w:ind w:left="502" w:hanging="360"/>
            <w:rPr>
              <w:ins w:author="Rossi Rossi" w:id="28" w:date="2026-09-22T06:56:59Z"/>
            </w:rPr>
          </w:pPr>
          <w:sdt>
            <w:sdtPr>
              <w:id w:val="218687255"/>
              <w:tag w:val="goog_rdk_2715"/>
            </w:sdtPr>
            <w:sdtContent>
              <w:ins w:author="Rossi Rossi" w:id="28" w:date="2026-09-22T06:56:59Z"/>
              <w:sdt>
                <w:sdtPr>
                  <w:id w:val="-305219205"/>
                  <w:tag w:val="goog_rdk_2716"/>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80970594"/>
        <w:tag w:val="goog_rdk_2720"/>
      </w:sdtPr>
      <w:sdtContent>
        <w:p w:rsidR="00000000" w:rsidDel="00000000" w:rsidP="00000000" w:rsidRDefault="00000000" w:rsidRPr="00000000" w14:paraId="0000037E">
          <w:pPr>
            <w:numPr>
              <w:ilvl w:val="1"/>
              <w:numId w:val="6"/>
            </w:numPr>
            <w:ind w:left="502" w:hanging="360"/>
            <w:rPr>
              <w:ins w:author="Rossi Rossi" w:id="28" w:date="2026-09-22T06:56:59Z"/>
            </w:rPr>
          </w:pPr>
          <w:sdt>
            <w:sdtPr>
              <w:id w:val="872157594"/>
              <w:tag w:val="goog_rdk_2718"/>
            </w:sdtPr>
            <w:sdtContent>
              <w:ins w:author="Rossi Rossi" w:id="28" w:date="2026-09-22T06:56:59Z"/>
              <w:sdt>
                <w:sdtPr>
                  <w:id w:val="-610587508"/>
                  <w:tag w:val="goog_rdk_271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1. Go to the [AI Studio API Keys page](https://aistudio.google.com/api-keys).</w:t>
                    </w:r>
                  </w:ins>
                </w:sdtContent>
              </w:sdt>
              <w:ins w:author="Rossi Rossi" w:id="28" w:date="2026-09-22T06:56:59Z"/>
            </w:sdtContent>
          </w:sdt>
        </w:p>
      </w:sdtContent>
    </w:sdt>
    <w:sdt>
      <w:sdtPr>
        <w:id w:val="-1607501778"/>
        <w:tag w:val="goog_rdk_2723"/>
      </w:sdtPr>
      <w:sdtContent>
        <w:p w:rsidR="00000000" w:rsidDel="00000000" w:rsidP="00000000" w:rsidRDefault="00000000" w:rsidRPr="00000000" w14:paraId="0000037F">
          <w:pPr>
            <w:numPr>
              <w:ilvl w:val="1"/>
              <w:numId w:val="6"/>
            </w:numPr>
            <w:ind w:left="502" w:hanging="360"/>
            <w:rPr>
              <w:ins w:author="Rossi Rossi" w:id="28" w:date="2026-09-22T06:56:59Z"/>
            </w:rPr>
          </w:pPr>
          <w:sdt>
            <w:sdtPr>
              <w:id w:val="-246872716"/>
              <w:tag w:val="goog_rdk_2721"/>
            </w:sdtPr>
            <w:sdtContent>
              <w:ins w:author="Rossi Rossi" w:id="28" w:date="2026-09-22T06:56:59Z"/>
              <w:sdt>
                <w:sdtPr>
                  <w:id w:val="1100458888"/>
                  <w:tag w:val="goog_rdk_272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2. Check the **Key Type** column to identify any keys listed as **Standard**.</w:t>
                    </w:r>
                  </w:ins>
                </w:sdtContent>
              </w:sdt>
              <w:ins w:author="Rossi Rossi" w:id="28" w:date="2026-09-22T06:56:59Z"/>
            </w:sdtContent>
          </w:sdt>
        </w:p>
      </w:sdtContent>
    </w:sdt>
    <w:sdt>
      <w:sdtPr>
        <w:id w:val="1406191045"/>
        <w:tag w:val="goog_rdk_2726"/>
      </w:sdtPr>
      <w:sdtContent>
        <w:p w:rsidR="00000000" w:rsidDel="00000000" w:rsidP="00000000" w:rsidRDefault="00000000" w:rsidRPr="00000000" w14:paraId="00000380">
          <w:pPr>
            <w:numPr>
              <w:ilvl w:val="1"/>
              <w:numId w:val="6"/>
            </w:numPr>
            <w:ind w:left="502" w:hanging="360"/>
            <w:rPr>
              <w:ins w:author="Rossi Rossi" w:id="28" w:date="2026-09-22T06:56:59Z"/>
            </w:rPr>
          </w:pPr>
          <w:sdt>
            <w:sdtPr>
              <w:id w:val="619232505"/>
              <w:tag w:val="goog_rdk_2724"/>
            </w:sdtPr>
            <w:sdtContent>
              <w:ins w:author="Rossi Rossi" w:id="28" w:date="2026-09-22T06:56:59Z"/>
              <w:sdt>
                <w:sdtPr>
                  <w:id w:val="358667169"/>
                  <w:tag w:val="goog_rdk_2725"/>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3. Click **Create API key** to generate a new key. All new keys created in AI Studio are automatically created as auth keys.</w:t>
                    </w:r>
                  </w:ins>
                </w:sdtContent>
              </w:sdt>
              <w:ins w:author="Rossi Rossi" w:id="28" w:date="2026-09-22T06:56:59Z"/>
            </w:sdtContent>
          </w:sdt>
        </w:p>
      </w:sdtContent>
    </w:sdt>
    <w:sdt>
      <w:sdtPr>
        <w:id w:val="1083943855"/>
        <w:tag w:val="goog_rdk_2729"/>
      </w:sdtPr>
      <w:sdtContent>
        <w:p w:rsidR="00000000" w:rsidDel="00000000" w:rsidP="00000000" w:rsidRDefault="00000000" w:rsidRPr="00000000" w14:paraId="00000381">
          <w:pPr>
            <w:numPr>
              <w:ilvl w:val="1"/>
              <w:numId w:val="6"/>
            </w:numPr>
            <w:ind w:left="502" w:hanging="360"/>
            <w:rPr>
              <w:ins w:author="Rossi Rossi" w:id="28" w:date="2026-09-22T06:56:59Z"/>
            </w:rPr>
          </w:pPr>
          <w:sdt>
            <w:sdtPr>
              <w:id w:val="-6086916"/>
              <w:tag w:val="goog_rdk_2727"/>
            </w:sdtPr>
            <w:sdtContent>
              <w:ins w:author="Rossi Rossi" w:id="28" w:date="2026-09-22T06:56:59Z"/>
              <w:sdt>
                <w:sdtPr>
                  <w:id w:val="574172709"/>
                  <w:tag w:val="goog_rdk_272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4. Copy the new auth API key.</w:t>
                    </w:r>
                  </w:ins>
                </w:sdtContent>
              </w:sdt>
              <w:ins w:author="Rossi Rossi" w:id="28" w:date="2026-09-22T06:56:59Z"/>
            </w:sdtContent>
          </w:sdt>
        </w:p>
      </w:sdtContent>
    </w:sdt>
    <w:sdt>
      <w:sdtPr>
        <w:id w:val="657065942"/>
        <w:tag w:val="goog_rdk_2732"/>
      </w:sdtPr>
      <w:sdtContent>
        <w:p w:rsidR="00000000" w:rsidDel="00000000" w:rsidP="00000000" w:rsidRDefault="00000000" w:rsidRPr="00000000" w14:paraId="00000382">
          <w:pPr>
            <w:numPr>
              <w:ilvl w:val="1"/>
              <w:numId w:val="6"/>
            </w:numPr>
            <w:ind w:left="502" w:hanging="360"/>
            <w:rPr>
              <w:ins w:author="Rossi Rossi" w:id="28" w:date="2026-09-22T06:56:59Z"/>
            </w:rPr>
          </w:pPr>
          <w:sdt>
            <w:sdtPr>
              <w:id w:val="2865818"/>
              <w:tag w:val="goog_rdk_2730"/>
            </w:sdtPr>
            <w:sdtContent>
              <w:ins w:author="Rossi Rossi" w:id="28" w:date="2026-09-22T06:56:59Z"/>
              <w:sdt>
                <w:sdtPr>
                  <w:id w:val="-384127180"/>
                  <w:tag w:val="goog_rdk_273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5. Update your application code, environment variables, and any deployment configurations to use the new auth API key.</w:t>
                    </w:r>
                  </w:ins>
                </w:sdtContent>
              </w:sdt>
              <w:ins w:author="Rossi Rossi" w:id="28" w:date="2026-09-22T06:56:59Z"/>
            </w:sdtContent>
          </w:sdt>
        </w:p>
      </w:sdtContent>
    </w:sdt>
    <w:sdt>
      <w:sdtPr>
        <w:id w:val="1670477873"/>
        <w:tag w:val="goog_rdk_2735"/>
      </w:sdtPr>
      <w:sdtContent>
        <w:p w:rsidR="00000000" w:rsidDel="00000000" w:rsidP="00000000" w:rsidRDefault="00000000" w:rsidRPr="00000000" w14:paraId="00000383">
          <w:pPr>
            <w:numPr>
              <w:ilvl w:val="1"/>
              <w:numId w:val="6"/>
            </w:numPr>
            <w:ind w:left="502" w:hanging="360"/>
            <w:rPr>
              <w:ins w:author="Rossi Rossi" w:id="28" w:date="2026-09-22T06:56:59Z"/>
            </w:rPr>
          </w:pPr>
          <w:sdt>
            <w:sdtPr>
              <w:id w:val="-534031911"/>
              <w:tag w:val="goog_rdk_2733"/>
            </w:sdtPr>
            <w:sdtContent>
              <w:ins w:author="Rossi Rossi" w:id="28" w:date="2026-09-22T06:56:59Z"/>
              <w:sdt>
                <w:sdtPr>
                  <w:id w:val="688489703"/>
                  <w:tag w:val="goog_rdk_273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6. Test your application to confirm it works correctly with the new key.</w:t>
                    </w:r>
                  </w:ins>
                </w:sdtContent>
              </w:sdt>
              <w:ins w:author="Rossi Rossi" w:id="28" w:date="2026-09-22T06:56:59Z"/>
            </w:sdtContent>
          </w:sdt>
        </w:p>
      </w:sdtContent>
    </w:sdt>
    <w:sdt>
      <w:sdtPr>
        <w:id w:val="2030362277"/>
        <w:tag w:val="goog_rdk_2738"/>
      </w:sdtPr>
      <w:sdtContent>
        <w:p w:rsidR="00000000" w:rsidDel="00000000" w:rsidP="00000000" w:rsidRDefault="00000000" w:rsidRPr="00000000" w14:paraId="00000384">
          <w:pPr>
            <w:numPr>
              <w:ilvl w:val="1"/>
              <w:numId w:val="6"/>
            </w:numPr>
            <w:ind w:left="502" w:hanging="360"/>
            <w:rPr>
              <w:ins w:author="Rossi Rossi" w:id="28" w:date="2026-09-22T06:56:59Z"/>
            </w:rPr>
          </w:pPr>
          <w:sdt>
            <w:sdtPr>
              <w:id w:val="-1811926173"/>
              <w:tag w:val="goog_rdk_2736"/>
            </w:sdtPr>
            <w:sdtContent>
              <w:ins w:author="Rossi Rossi" w:id="28" w:date="2026-09-22T06:56:59Z"/>
              <w:sdt>
                <w:sdtPr>
                  <w:id w:val="948057517"/>
                  <w:tag w:val="goog_rdk_273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7. Once verified, delete or revoke your old traffic key to prevent misuse.</w:t>
                    </w:r>
                  </w:ins>
                </w:sdtContent>
              </w:sdt>
              <w:ins w:author="Rossi Rossi" w:id="28" w:date="2026-09-22T06:56:59Z"/>
            </w:sdtContent>
          </w:sdt>
        </w:p>
      </w:sdtContent>
    </w:sdt>
    <w:sdt>
      <w:sdtPr>
        <w:id w:val="1420835377"/>
        <w:tag w:val="goog_rdk_2741"/>
      </w:sdtPr>
      <w:sdtContent>
        <w:p w:rsidR="00000000" w:rsidDel="00000000" w:rsidP="00000000" w:rsidRDefault="00000000" w:rsidRPr="00000000" w14:paraId="00000385">
          <w:pPr>
            <w:numPr>
              <w:ilvl w:val="1"/>
              <w:numId w:val="6"/>
            </w:numPr>
            <w:ind w:left="502" w:hanging="360"/>
            <w:rPr>
              <w:ins w:author="Rossi Rossi" w:id="28" w:date="2026-09-22T06:56:59Z"/>
            </w:rPr>
          </w:pPr>
          <w:sdt>
            <w:sdtPr>
              <w:id w:val="1329554708"/>
              <w:tag w:val="goog_rdk_2739"/>
            </w:sdtPr>
            <w:sdtContent>
              <w:ins w:author="Rossi Rossi" w:id="28" w:date="2026-09-22T06:56:59Z"/>
              <w:sdt>
                <w:sdtPr>
                  <w:id w:val="-635630074"/>
                  <w:tag w:val="goog_rdk_2740"/>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54612879"/>
        <w:tag w:val="goog_rdk_2744"/>
      </w:sdtPr>
      <w:sdtContent>
        <w:p w:rsidR="00000000" w:rsidDel="00000000" w:rsidP="00000000" w:rsidRDefault="00000000" w:rsidRPr="00000000" w14:paraId="00000386">
          <w:pPr>
            <w:numPr>
              <w:ilvl w:val="1"/>
              <w:numId w:val="6"/>
            </w:numPr>
            <w:ind w:left="502" w:hanging="360"/>
            <w:rPr>
              <w:ins w:author="Rossi Rossi" w:id="28" w:date="2026-09-22T06:56:59Z"/>
            </w:rPr>
          </w:pPr>
          <w:sdt>
            <w:sdtPr>
              <w:id w:val="-146759906"/>
              <w:tag w:val="goog_rdk_2742"/>
            </w:sdtPr>
            <w:sdtContent>
              <w:ins w:author="Rossi Rossi" w:id="28" w:date="2026-09-22T06:56:59Z"/>
              <w:sdt>
                <w:sdtPr>
                  <w:id w:val="-1614749720"/>
                  <w:tag w:val="goog_rdk_274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w:t>
                    </w:r>
                  </w:ins>
                </w:sdtContent>
              </w:sdt>
              <w:ins w:author="Rossi Rossi" w:id="28" w:date="2026-09-22T06:56:59Z"/>
            </w:sdtContent>
          </w:sdt>
        </w:p>
      </w:sdtContent>
    </w:sdt>
    <w:sdt>
      <w:sdtPr>
        <w:id w:val="1443597187"/>
        <w:tag w:val="goog_rdk_2747"/>
      </w:sdtPr>
      <w:sdtContent>
        <w:p w:rsidR="00000000" w:rsidDel="00000000" w:rsidP="00000000" w:rsidRDefault="00000000" w:rsidRPr="00000000" w14:paraId="00000387">
          <w:pPr>
            <w:numPr>
              <w:ilvl w:val="1"/>
              <w:numId w:val="6"/>
            </w:numPr>
            <w:ind w:left="502" w:hanging="360"/>
            <w:rPr>
              <w:ins w:author="Rossi Rossi" w:id="28" w:date="2026-09-22T06:56:59Z"/>
            </w:rPr>
          </w:pPr>
          <w:sdt>
            <w:sdtPr>
              <w:id w:val="-1942022601"/>
              <w:tag w:val="goog_rdk_2745"/>
            </w:sdtPr>
            <w:sdtContent>
              <w:ins w:author="Rossi Rossi" w:id="28" w:date="2026-09-22T06:56:59Z"/>
              <w:sdt>
                <w:sdtPr>
                  <w:id w:val="1090457781"/>
                  <w:tag w:val="goog_rdk_274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&gt; **Note:** If you don't see your keys, you may need to import your Cloud projects into AI Studio. Refer to the [import projects](https://ai.google.dev/gemini-api/docs/api-key#import-projects) section for instructions.</w:t>
                    </w:r>
                  </w:ins>
                </w:sdtContent>
              </w:sdt>
              <w:ins w:author="Rossi Rossi" w:id="28" w:date="2026-09-22T06:56:59Z"/>
            </w:sdtContent>
          </w:sdt>
        </w:p>
      </w:sdtContent>
    </w:sdt>
    <w:sdt>
      <w:sdtPr>
        <w:id w:val="-551291843"/>
        <w:tag w:val="goog_rdk_2750"/>
      </w:sdtPr>
      <w:sdtContent>
        <w:p w:rsidR="00000000" w:rsidDel="00000000" w:rsidP="00000000" w:rsidRDefault="00000000" w:rsidRPr="00000000" w14:paraId="00000388">
          <w:pPr>
            <w:numPr>
              <w:ilvl w:val="1"/>
              <w:numId w:val="6"/>
            </w:numPr>
            <w:ind w:left="502" w:hanging="360"/>
            <w:rPr>
              <w:ins w:author="Rossi Rossi" w:id="28" w:date="2026-09-22T06:56:59Z"/>
            </w:rPr>
          </w:pPr>
          <w:sdt>
            <w:sdtPr>
              <w:id w:val="-656861998"/>
              <w:tag w:val="goog_rdk_2748"/>
            </w:sdtPr>
            <w:sdtContent>
              <w:ins w:author="Rossi Rossi" w:id="28" w:date="2026-09-22T06:56:59Z"/>
              <w:sdt>
                <w:sdtPr>
                  <w:id w:val="-2106394794"/>
                  <w:tag w:val="goog_rdk_2749"/>
                </w:sdtPr>
                <w:sdtContent>
                  <w:ins w:author="Rossi Rossi" w:id="28" w:date="2026-09-22T06:56:59Z">
                    <w:r w:rsidDel="00000000" w:rsidR="00000000" w:rsidRPr="00000000">
                      <w:rPr>
                        <w:rtl w:val="0"/>
                      </w:rPr>
                    </w:r>
                  </w:ins>
                </w:sdtContent>
              </w:sdt>
              <w:ins w:author="Rossi Rossi" w:id="28" w:date="2026-09-22T06:56:59Z"/>
            </w:sdtContent>
          </w:sdt>
        </w:p>
      </w:sdtContent>
    </w:sdt>
    <w:sdt>
      <w:sdtPr>
        <w:id w:val="-424340617"/>
        <w:tag w:val="goog_rdk_2753"/>
      </w:sdtPr>
      <w:sdtContent>
        <w:p w:rsidR="00000000" w:rsidDel="00000000" w:rsidP="00000000" w:rsidRDefault="00000000" w:rsidRPr="00000000" w14:paraId="00000389">
          <w:pPr>
            <w:numPr>
              <w:ilvl w:val="1"/>
              <w:numId w:val="6"/>
            </w:numPr>
            <w:ind w:left="502" w:hanging="360"/>
            <w:rPr>
              <w:ins w:author="Rossi Rossi" w:id="28" w:date="2026-09-22T06:56:59Z"/>
            </w:rPr>
          </w:pPr>
          <w:sdt>
            <w:sdtPr>
              <w:id w:val="653814052"/>
              <w:tag w:val="goog_rdk_2751"/>
            </w:sdtPr>
            <w:sdtContent>
              <w:ins w:author="Rossi Rossi" w:id="28" w:date="2026-09-22T06:56:59Z"/>
              <w:sdt>
                <w:sdtPr>
                  <w:id w:val="1832815751"/>
                  <w:tag w:val="goog_rdk_2752"/>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Limitations</w:t>
                    </w:r>
                  </w:ins>
                </w:sdtContent>
              </w:sdt>
              <w:ins w:author="Rossi Rossi" w:id="28" w:date="2026-09-22T06:56:59Z"/>
            </w:sdtContent>
          </w:sdt>
        </w:p>
      </w:sdtContent>
    </w:sdt>
    <w:sdt>
      <w:sdtPr>
        <w:id w:val="-1040255747"/>
        <w:tag w:val="goog_rdk_2756"/>
      </w:sdtPr>
      <w:sdtContent>
        <w:p w:rsidR="00000000" w:rsidDel="00000000" w:rsidP="00000000" w:rsidRDefault="00000000" w:rsidRPr="00000000" w14:paraId="0000038A">
          <w:pPr>
            <w:numPr>
              <w:ilvl w:val="1"/>
              <w:numId w:val="6"/>
            </w:numPr>
            <w:ind w:left="502" w:hanging="360"/>
            <w:rPr>
              <w:ins w:author="Rossi Rossi" w:id="28" w:date="2026-09-22T06:56:59Z"/>
            </w:rPr>
          </w:pPr>
          <w:sdt>
            <w:sdtPr>
              <w:id w:val="-798123234"/>
              <w:tag w:val="goog_rdk_2754"/>
            </w:sdtPr>
            <w:sdtContent>
              <w:ins w:author="Rossi Rossi" w:id="28" w:date="2026-09-22T06:56:59Z"/>
              <w:sdt>
                <w:sdtPr>
                  <w:id w:val="-1627494612"/>
                  <w:tag w:val="goog_rdk_275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0856918"/>
        <w:tag w:val="goog_rdk_2759"/>
      </w:sdtPr>
      <w:sdtContent>
        <w:p w:rsidR="00000000" w:rsidDel="00000000" w:rsidP="00000000" w:rsidRDefault="00000000" w:rsidRPr="00000000" w14:paraId="0000038B">
          <w:pPr>
            <w:numPr>
              <w:ilvl w:val="1"/>
              <w:numId w:val="6"/>
            </w:numPr>
            <w:ind w:left="502" w:hanging="360"/>
            <w:rPr>
              <w:ins w:author="Rossi Rossi" w:id="28" w:date="2026-09-22T06:56:59Z"/>
            </w:rPr>
          </w:pPr>
          <w:sdt>
            <w:sdtPr>
              <w:id w:val="1086847562"/>
              <w:tag w:val="goog_rdk_2757"/>
            </w:sdtPr>
            <w:sdtContent>
              <w:ins w:author="Rossi Rossi" w:id="28" w:date="2026-09-22T06:56:59Z"/>
              <w:sdt>
                <w:sdtPr>
                  <w:id w:val="1808731033"/>
                  <w:tag w:val="goog_rdk_275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Google AI Studio imposes the following project and key management limitations:</w:t>
                    </w:r>
                  </w:ins>
                </w:sdtContent>
              </w:sdt>
              <w:ins w:author="Rossi Rossi" w:id="28" w:date="2026-09-22T06:56:59Z"/>
            </w:sdtContent>
          </w:sdt>
        </w:p>
      </w:sdtContent>
    </w:sdt>
    <w:sdt>
      <w:sdtPr>
        <w:id w:val="1694805588"/>
        <w:tag w:val="goog_rdk_2762"/>
      </w:sdtPr>
      <w:sdtContent>
        <w:p w:rsidR="00000000" w:rsidDel="00000000" w:rsidP="00000000" w:rsidRDefault="00000000" w:rsidRPr="00000000" w14:paraId="0000038C">
          <w:pPr>
            <w:numPr>
              <w:ilvl w:val="1"/>
              <w:numId w:val="6"/>
            </w:numPr>
            <w:ind w:left="502" w:hanging="360"/>
            <w:rPr>
              <w:ins w:author="Rossi Rossi" w:id="28" w:date="2026-09-22T06:56:59Z"/>
            </w:rPr>
          </w:pPr>
          <w:sdt>
            <w:sdtPr>
              <w:id w:val="1697937131"/>
              <w:tag w:val="goog_rdk_2760"/>
            </w:sdtPr>
            <w:sdtContent>
              <w:ins w:author="Rossi Rossi" w:id="28" w:date="2026-09-22T06:56:59Z"/>
              <w:sdt>
                <w:sdtPr>
                  <w:id w:val="1698532128"/>
                  <w:tag w:val="goog_rdk_2761"/>
                </w:sdtPr>
                <w:sdtContent>
                  <w:ins w:author="Rossi Rossi" w:id="28" w:date="2026-09-22T06:56:59Z">
                    <w:r w:rsidDel="00000000" w:rsidR="00000000" w:rsidRPr="00000000">
                      <w:rPr>
                        <w:rtl w:val="0"/>
                      </w:rPr>
                    </w:r>
                  </w:ins>
                </w:sdtContent>
              </w:sdt>
              <w:ins w:author="Rossi Rossi" w:id="28" w:date="2026-09-22T06:56:59Z"/>
            </w:sdtContent>
          </w:sdt>
        </w:p>
      </w:sdtContent>
    </w:sdt>
    <w:sdt>
      <w:sdtPr>
        <w:id w:val="-235502399"/>
        <w:tag w:val="goog_rdk_2765"/>
      </w:sdtPr>
      <w:sdtContent>
        <w:p w:rsidR="00000000" w:rsidDel="00000000" w:rsidP="00000000" w:rsidRDefault="00000000" w:rsidRPr="00000000" w14:paraId="0000038D">
          <w:pPr>
            <w:numPr>
              <w:ilvl w:val="1"/>
              <w:numId w:val="6"/>
            </w:numPr>
            <w:ind w:left="502" w:hanging="360"/>
            <w:rPr>
              <w:ins w:author="Rossi Rossi" w:id="28" w:date="2026-09-22T06:56:59Z"/>
            </w:rPr>
          </w:pPr>
          <w:sdt>
            <w:sdtPr>
              <w:id w:val="-1771221763"/>
              <w:tag w:val="goog_rdk_2763"/>
            </w:sdtPr>
            <w:sdtContent>
              <w:ins w:author="Rossi Rossi" w:id="28" w:date="2026-09-22T06:56:59Z"/>
              <w:sdt>
                <w:sdtPr>
                  <w:id w:val="-1707249534"/>
                  <w:tag w:val="goog_rdk_276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You can create a maximum of 10 projects at a time from the Google AI Studio **Projects** page.</w:t>
                    </w:r>
                  </w:ins>
                </w:sdtContent>
              </w:sdt>
              <w:ins w:author="Rossi Rossi" w:id="28" w:date="2026-09-22T06:56:59Z"/>
            </w:sdtContent>
          </w:sdt>
        </w:p>
      </w:sdtContent>
    </w:sdt>
    <w:sdt>
      <w:sdtPr>
        <w:id w:val="431888180"/>
        <w:tag w:val="goog_rdk_2768"/>
      </w:sdtPr>
      <w:sdtContent>
        <w:p w:rsidR="00000000" w:rsidDel="00000000" w:rsidP="00000000" w:rsidRDefault="00000000" w:rsidRPr="00000000" w14:paraId="0000038E">
          <w:pPr>
            <w:numPr>
              <w:ilvl w:val="1"/>
              <w:numId w:val="6"/>
            </w:numPr>
            <w:ind w:left="502" w:hanging="360"/>
            <w:rPr>
              <w:ins w:author="Rossi Rossi" w:id="28" w:date="2026-09-22T06:56:59Z"/>
            </w:rPr>
          </w:pPr>
          <w:sdt>
            <w:sdtPr>
              <w:id w:val="-1073447533"/>
              <w:tag w:val="goog_rdk_2766"/>
            </w:sdtPr>
            <w:sdtContent>
              <w:ins w:author="Rossi Rossi" w:id="28" w:date="2026-09-22T06:56:59Z"/>
              <w:sdt>
                <w:sdtPr>
                  <w:id w:val="-1921122125"/>
                  <w:tag w:val="goog_rdk_276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The **API keys** and **Projects** pages display a maximum of 100 keys and 50 projects.</w:t>
                    </w:r>
                  </w:ins>
                </w:sdtContent>
              </w:sdt>
              <w:ins w:author="Rossi Rossi" w:id="28" w:date="2026-09-22T06:56:59Z"/>
            </w:sdtContent>
          </w:sdt>
        </w:p>
      </w:sdtContent>
    </w:sdt>
    <w:sdt>
      <w:sdtPr>
        <w:id w:val="-644329755"/>
        <w:tag w:val="goog_rdk_2771"/>
      </w:sdtPr>
      <w:sdtContent>
        <w:p w:rsidR="00000000" w:rsidDel="00000000" w:rsidP="00000000" w:rsidRDefault="00000000" w:rsidRPr="00000000" w14:paraId="0000038F">
          <w:pPr>
            <w:numPr>
              <w:ilvl w:val="1"/>
              <w:numId w:val="6"/>
            </w:numPr>
            <w:ind w:left="502" w:hanging="360"/>
            <w:rPr>
              <w:ins w:author="Rossi Rossi" w:id="28" w:date="2026-09-22T06:56:59Z"/>
            </w:rPr>
          </w:pPr>
          <w:sdt>
            <w:sdtPr>
              <w:id w:val="-409789614"/>
              <w:tag w:val="goog_rdk_2769"/>
            </w:sdtPr>
            <w:sdtContent>
              <w:ins w:author="Rossi Rossi" w:id="28" w:date="2026-09-22T06:56:59Z"/>
              <w:sdt>
                <w:sdtPr>
                  <w:id w:val="1891157812"/>
                  <w:tag w:val="goog_rdk_277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Only API keys that are unrestricted or restricted specifically to the Generative Language API (Gemini API) are displayed.</w:t>
                    </w:r>
                  </w:ins>
                </w:sdtContent>
              </w:sdt>
              <w:ins w:author="Rossi Rossi" w:id="28" w:date="2026-09-22T06:56:59Z"/>
            </w:sdtContent>
          </w:sdt>
        </w:p>
      </w:sdtContent>
    </w:sdt>
    <w:sdt>
      <w:sdtPr>
        <w:id w:val="306317829"/>
        <w:tag w:val="goog_rdk_2774"/>
      </w:sdtPr>
      <w:sdtContent>
        <w:p w:rsidR="00000000" w:rsidDel="00000000" w:rsidP="00000000" w:rsidRDefault="00000000" w:rsidRPr="00000000" w14:paraId="00000390">
          <w:pPr>
            <w:numPr>
              <w:ilvl w:val="1"/>
              <w:numId w:val="6"/>
            </w:numPr>
            <w:ind w:left="502" w:hanging="360"/>
            <w:rPr>
              <w:ins w:author="Rossi Rossi" w:id="28" w:date="2026-09-22T06:56:59Z"/>
            </w:rPr>
          </w:pPr>
          <w:sdt>
            <w:sdtPr>
              <w:id w:val="1033331507"/>
              <w:tag w:val="goog_rdk_2772"/>
            </w:sdtPr>
            <w:sdtContent>
              <w:ins w:author="Rossi Rossi" w:id="28" w:date="2026-09-22T06:56:59Z"/>
              <w:sdt>
                <w:sdtPr>
                  <w:id w:val="-1395427727"/>
                  <w:tag w:val="goog_rdk_2773"/>
                </w:sdtPr>
                <w:sdtContent>
                  <w:ins w:author="Rossi Rossi" w:id="28" w:date="2026-09-22T06:56:59Z">
                    <w:r w:rsidDel="00000000" w:rsidR="00000000" w:rsidRPr="00000000">
                      <w:rPr>
                        <w:rtl w:val="0"/>
                      </w:rPr>
                    </w:r>
                  </w:ins>
                </w:sdtContent>
              </w:sdt>
              <w:ins w:author="Rossi Rossi" w:id="28" w:date="2026-09-22T06:56:59Z"/>
            </w:sdtContent>
          </w:sdt>
        </w:p>
      </w:sdtContent>
    </w:sdt>
    <w:sdt>
      <w:sdtPr>
        <w:id w:val="-952389659"/>
        <w:tag w:val="goog_rdk_2777"/>
      </w:sdtPr>
      <w:sdtContent>
        <w:p w:rsidR="00000000" w:rsidDel="00000000" w:rsidP="00000000" w:rsidRDefault="00000000" w:rsidRPr="00000000" w14:paraId="00000391">
          <w:pPr>
            <w:numPr>
              <w:ilvl w:val="1"/>
              <w:numId w:val="6"/>
            </w:numPr>
            <w:ind w:left="502" w:hanging="360"/>
            <w:rPr>
              <w:ins w:author="Rossi Rossi" w:id="28" w:date="2026-09-22T06:56:59Z"/>
            </w:rPr>
          </w:pPr>
          <w:sdt>
            <w:sdtPr>
              <w:id w:val="-1861507256"/>
              <w:tag w:val="goog_rdk_2775"/>
            </w:sdtPr>
            <w:sdtContent>
              <w:ins w:author="Rossi Rossi" w:id="28" w:date="2026-09-22T06:56:59Z"/>
              <w:sdt>
                <w:sdtPr>
                  <w:id w:val="535762154"/>
                  <w:tag w:val="goog_rdk_277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For advanced project management or to modify keys with other restrictions, use</w:t>
                    </w:r>
                  </w:ins>
                </w:sdtContent>
              </w:sdt>
              <w:ins w:author="Rossi Rossi" w:id="28" w:date="2026-09-22T06:56:59Z"/>
            </w:sdtContent>
          </w:sdt>
        </w:p>
      </w:sdtContent>
    </w:sdt>
    <w:sdt>
      <w:sdtPr>
        <w:id w:val="-2122770421"/>
        <w:tag w:val="goog_rdk_2780"/>
      </w:sdtPr>
      <w:sdtContent>
        <w:p w:rsidR="00000000" w:rsidDel="00000000" w:rsidP="00000000" w:rsidRDefault="00000000" w:rsidRPr="00000000" w14:paraId="00000392">
          <w:pPr>
            <w:numPr>
              <w:ilvl w:val="1"/>
              <w:numId w:val="6"/>
            </w:numPr>
            <w:ind w:left="502" w:hanging="360"/>
            <w:rPr>
              <w:ins w:author="Rossi Rossi" w:id="28" w:date="2026-09-22T06:56:59Z"/>
            </w:rPr>
          </w:pPr>
          <w:sdt>
            <w:sdtPr>
              <w:id w:val="1442843367"/>
              <w:tag w:val="goog_rdk_2778"/>
            </w:sdtPr>
            <w:sdtContent>
              <w:ins w:author="Rossi Rossi" w:id="28" w:date="2026-09-22T06:56:59Z"/>
              <w:sdt>
                <w:sdtPr>
                  <w:id w:val="-1010926566"/>
                  <w:tag w:val="goog_rdk_277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the [Google Cloud Console credentials page](https://console.cloud.google.com/apis/credentials).</w:t>
                    </w:r>
                  </w:ins>
                </w:sdtContent>
              </w:sdt>
              <w:ins w:author="Rossi Rossi" w:id="28" w:date="2026-09-22T06:56:59Z"/>
            </w:sdtContent>
          </w:sdt>
        </w:p>
      </w:sdtContent>
    </w:sdt>
    <w:sdt>
      <w:sdtPr>
        <w:id w:val="414695765"/>
        <w:tag w:val="goog_rdk_2783"/>
      </w:sdtPr>
      <w:sdtContent>
        <w:p w:rsidR="00000000" w:rsidDel="00000000" w:rsidP="00000000" w:rsidRDefault="00000000" w:rsidRPr="00000000" w14:paraId="00000393">
          <w:pPr>
            <w:numPr>
              <w:ilvl w:val="1"/>
              <w:numId w:val="6"/>
            </w:numPr>
            <w:ind w:left="502" w:hanging="360"/>
            <w:rPr>
              <w:ins w:author="Rossi Rossi" w:id="28" w:date="2026-09-22T06:56:59Z"/>
              <w:u w:val="none"/>
            </w:rPr>
          </w:pPr>
          <w:sdt>
            <w:sdtPr>
              <w:id w:val="1858144824"/>
              <w:tag w:val="goog_rdk_2781"/>
            </w:sdtPr>
            <w:sdtContent>
              <w:ins w:author="Rossi Rossi" w:id="28" w:date="2026-09-22T06:56:59Z"/>
              <w:sdt>
                <w:sdtPr>
                  <w:id w:val="-1614927930"/>
                  <w:tag w:val="goog_rdk_2782"/>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812637888"/>
        <w:tag w:val="goog_rdk_2786"/>
      </w:sdtPr>
      <w:sdtContent>
        <w:p w:rsidR="00000000" w:rsidDel="00000000" w:rsidP="00000000" w:rsidRDefault="00000000" w:rsidRPr="00000000" w14:paraId="00000394">
          <w:pPr>
            <w:numPr>
              <w:ilvl w:val="1"/>
              <w:numId w:val="6"/>
            </w:numPr>
            <w:ind w:left="502" w:hanging="360"/>
            <w:rPr>
              <w:ins w:author="Rossi Rossi" w:id="28" w:date="2026-09-22T06:56:59Z"/>
            </w:rPr>
          </w:pPr>
          <w:sdt>
            <w:sdtPr>
              <w:id w:val="-1907042521"/>
              <w:tag w:val="goog_rdk_2784"/>
            </w:sdtPr>
            <w:sdtContent>
              <w:ins w:author="Rossi Rossi" w:id="28" w:date="2026-09-22T06:56:59Z"/>
              <w:sdt>
                <w:sdtPr>
                  <w:id w:val="69686068"/>
                  <w:tag w:val="goog_rdk_2785"/>
                </w:sdtPr>
                <w:sdtContent>
                  <w:ins w:author="Rossi Rossi" w:id="28" w:date="2026-09-22T06:56:59Z">
                    <w:r w:rsidDel="00000000" w:rsidR="00000000" w:rsidRPr="00000000">
                      <w:rPr>
                        <w:rtl w:val="0"/>
                      </w:rPr>
                    </w:r>
                  </w:ins>
                </w:sdtContent>
              </w:sdt>
              <w:ins w:author="Rossi Rossi" w:id="28" w:date="2026-09-22T06:56:59Z"/>
            </w:sdtContent>
          </w:sdt>
        </w:p>
      </w:sdtContent>
    </w:sdt>
    <w:sdt>
      <w:sdtPr>
        <w:id w:val="-1497331252"/>
        <w:tag w:val="goog_rdk_2789"/>
      </w:sdtPr>
      <w:sdtContent>
        <w:p w:rsidR="00000000" w:rsidDel="00000000" w:rsidP="00000000" w:rsidRDefault="00000000" w:rsidRPr="00000000" w14:paraId="00000395">
          <w:pPr>
            <w:numPr>
              <w:ilvl w:val="1"/>
              <w:numId w:val="6"/>
            </w:numPr>
            <w:ind w:left="502" w:hanging="360"/>
            <w:rPr>
              <w:ins w:author="Rossi Rossi" w:id="28" w:date="2026-09-22T06:56:59Z"/>
            </w:rPr>
          </w:pPr>
          <w:sdt>
            <w:sdtPr>
              <w:id w:val="1515815793"/>
              <w:tag w:val="goog_rdk_2787"/>
            </w:sdtPr>
            <w:sdtContent>
              <w:ins w:author="Rossi Rossi" w:id="28" w:date="2026-09-22T06:56:59Z"/>
              <w:sdt>
                <w:sdtPr>
                  <w:id w:val="196634681"/>
                  <w:tag w:val="goog_rdk_2788"/>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28" w:date="2026-09-22T06:56:59Z"/>
            </w:sdtContent>
          </w:sdt>
        </w:p>
      </w:sdtContent>
    </w:sdt>
    <w:sdt>
      <w:sdtPr>
        <w:id w:val="-1906429243"/>
        <w:tag w:val="goog_rdk_2792"/>
      </w:sdtPr>
      <w:sdtContent>
        <w:p w:rsidR="00000000" w:rsidDel="00000000" w:rsidP="00000000" w:rsidRDefault="00000000" w:rsidRPr="00000000" w14:paraId="00000396">
          <w:pPr>
            <w:numPr>
              <w:ilvl w:val="1"/>
              <w:numId w:val="6"/>
            </w:numPr>
            <w:ind w:left="502" w:hanging="360"/>
            <w:rPr>
              <w:ins w:author="Rossi Rossi" w:id="28" w:date="2026-09-22T06:56:59Z"/>
            </w:rPr>
          </w:pPr>
          <w:sdt>
            <w:sdtPr>
              <w:id w:val="1770912264"/>
              <w:tag w:val="goog_rdk_2790"/>
            </w:sdtPr>
            <w:sdtContent>
              <w:ins w:author="Rossi Rossi" w:id="28" w:date="2026-09-22T06:56:59Z"/>
              <w:sdt>
                <w:sdtPr>
                  <w:id w:val="1269612022"/>
                  <w:tag w:val="goog_rdk_2791"/>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28" w:date="2026-09-22T06:56:59Z"/>
            </w:sdtContent>
          </w:sdt>
        </w:p>
      </w:sdtContent>
    </w:sdt>
    <w:sdt>
      <w:sdtPr>
        <w:id w:val="-1224946377"/>
        <w:tag w:val="goog_rdk_2795"/>
      </w:sdtPr>
      <w:sdtContent>
        <w:p w:rsidR="00000000" w:rsidDel="00000000" w:rsidP="00000000" w:rsidRDefault="00000000" w:rsidRPr="00000000" w14:paraId="00000397">
          <w:pPr>
            <w:numPr>
              <w:ilvl w:val="1"/>
              <w:numId w:val="6"/>
            </w:numPr>
            <w:ind w:left="502" w:hanging="360"/>
            <w:rPr>
              <w:ins w:author="Rossi Rossi" w:id="28" w:date="2026-09-22T06:56:59Z"/>
            </w:rPr>
          </w:pPr>
          <w:sdt>
            <w:sdtPr>
              <w:id w:val="-611333381"/>
              <w:tag w:val="goog_rdk_2793"/>
            </w:sdtPr>
            <w:sdtContent>
              <w:ins w:author="Rossi Rossi" w:id="28" w:date="2026-09-22T06:56:59Z"/>
              <w:sdt>
                <w:sdtPr>
                  <w:id w:val="1786619555"/>
                  <w:tag w:val="goog_rdk_2794"/>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-H "x-goog-api-key: YOUR_API_KEY" \</w:t>
                    </w:r>
                  </w:ins>
                </w:sdtContent>
              </w:sdt>
              <w:ins w:author="Rossi Rossi" w:id="28" w:date="2026-09-22T06:56:59Z"/>
            </w:sdtContent>
          </w:sdt>
        </w:p>
      </w:sdtContent>
    </w:sdt>
    <w:sdt>
      <w:sdtPr>
        <w:id w:val="-1636812036"/>
        <w:tag w:val="goog_rdk_2798"/>
      </w:sdtPr>
      <w:sdtContent>
        <w:p w:rsidR="00000000" w:rsidDel="00000000" w:rsidP="00000000" w:rsidRDefault="00000000" w:rsidRPr="00000000" w14:paraId="00000398">
          <w:pPr>
            <w:numPr>
              <w:ilvl w:val="1"/>
              <w:numId w:val="6"/>
            </w:numPr>
            <w:ind w:left="502" w:hanging="360"/>
            <w:rPr>
              <w:ins w:author="Rossi Rossi" w:id="28" w:date="2026-09-22T06:56:59Z"/>
            </w:rPr>
          </w:pPr>
          <w:sdt>
            <w:sdtPr>
              <w:id w:val="-1919433589"/>
              <w:tag w:val="goog_rdk_2796"/>
            </w:sdtPr>
            <w:sdtContent>
              <w:ins w:author="Rossi Rossi" w:id="28" w:date="2026-09-22T06:56:59Z"/>
              <w:sdt>
                <w:sdtPr>
                  <w:id w:val="256298905"/>
                  <w:tag w:val="goog_rdk_2797"/>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-X POST \</w:t>
                    </w:r>
                  </w:ins>
                </w:sdtContent>
              </w:sdt>
              <w:ins w:author="Rossi Rossi" w:id="28" w:date="2026-09-22T06:56:59Z"/>
            </w:sdtContent>
          </w:sdt>
        </w:p>
      </w:sdtContent>
    </w:sdt>
    <w:sdt>
      <w:sdtPr>
        <w:id w:val="-550511577"/>
        <w:tag w:val="goog_rdk_2801"/>
      </w:sdtPr>
      <w:sdtContent>
        <w:p w:rsidR="00000000" w:rsidDel="00000000" w:rsidP="00000000" w:rsidRDefault="00000000" w:rsidRPr="00000000" w14:paraId="00000399">
          <w:pPr>
            <w:numPr>
              <w:ilvl w:val="1"/>
              <w:numId w:val="6"/>
            </w:numPr>
            <w:ind w:left="502" w:hanging="360"/>
            <w:rPr>
              <w:ins w:author="Rossi Rossi" w:id="28" w:date="2026-09-22T06:56:59Z"/>
            </w:rPr>
          </w:pPr>
          <w:sdt>
            <w:sdtPr>
              <w:id w:val="-549494968"/>
              <w:tag w:val="goog_rdk_2799"/>
            </w:sdtPr>
            <w:sdtContent>
              <w:ins w:author="Rossi Rossi" w:id="28" w:date="2026-09-22T06:56:59Z"/>
              <w:sdt>
                <w:sdtPr>
                  <w:id w:val="1021832587"/>
                  <w:tag w:val="goog_rdk_2800"/>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-d '{</w:t>
                    </w:r>
                  </w:ins>
                </w:sdtContent>
              </w:sdt>
              <w:ins w:author="Rossi Rossi" w:id="28" w:date="2026-09-22T06:56:59Z"/>
            </w:sdtContent>
          </w:sdt>
        </w:p>
      </w:sdtContent>
    </w:sdt>
    <w:sdt>
      <w:sdtPr>
        <w:id w:val="730920259"/>
        <w:tag w:val="goog_rdk_2804"/>
      </w:sdtPr>
      <w:sdtContent>
        <w:p w:rsidR="00000000" w:rsidDel="00000000" w:rsidP="00000000" w:rsidRDefault="00000000" w:rsidRPr="00000000" w14:paraId="0000039A">
          <w:pPr>
            <w:numPr>
              <w:ilvl w:val="1"/>
              <w:numId w:val="6"/>
            </w:numPr>
            <w:ind w:left="502" w:hanging="360"/>
            <w:rPr>
              <w:ins w:author="Rossi Rossi" w:id="28" w:date="2026-09-22T06:56:59Z"/>
            </w:rPr>
          </w:pPr>
          <w:sdt>
            <w:sdtPr>
              <w:id w:val="-1852246216"/>
              <w:tag w:val="goog_rdk_2802"/>
            </w:sdtPr>
            <w:sdtContent>
              <w:ins w:author="Rossi Rossi" w:id="28" w:date="2026-09-22T06:56:59Z"/>
              <w:sdt>
                <w:sdtPr>
                  <w:id w:val="-1254245038"/>
                  <w:tag w:val="goog_rdk_2803"/>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"model": "gemini-3.8-flash",</w:t>
                    </w:r>
                  </w:ins>
                </w:sdtContent>
              </w:sdt>
              <w:ins w:author="Rossi Rossi" w:id="28" w:date="2026-09-22T06:56:59Z"/>
            </w:sdtContent>
          </w:sdt>
        </w:p>
      </w:sdtContent>
    </w:sdt>
    <w:sdt>
      <w:sdtPr>
        <w:id w:val="1182229836"/>
        <w:tag w:val="goog_rdk_2807"/>
      </w:sdtPr>
      <w:sdtContent>
        <w:p w:rsidR="00000000" w:rsidDel="00000000" w:rsidP="00000000" w:rsidRDefault="00000000" w:rsidRPr="00000000" w14:paraId="0000039B">
          <w:pPr>
            <w:numPr>
              <w:ilvl w:val="1"/>
              <w:numId w:val="6"/>
            </w:numPr>
            <w:ind w:left="502" w:hanging="360"/>
            <w:rPr>
              <w:ins w:author="Rossi Rossi" w:id="28" w:date="2026-09-22T06:56:59Z"/>
            </w:rPr>
          </w:pPr>
          <w:sdt>
            <w:sdtPr>
              <w:id w:val="-1977297268"/>
              <w:tag w:val="goog_rdk_2805"/>
            </w:sdtPr>
            <w:sdtContent>
              <w:ins w:author="Rossi Rossi" w:id="28" w:date="2026-09-22T06:56:59Z"/>
              <w:sdt>
                <w:sdtPr>
                  <w:id w:val="1913409718"/>
                  <w:tag w:val="goog_rdk_2806"/>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28" w:date="2026-09-22T06:56:59Z"/>
            </w:sdtContent>
          </w:sdt>
        </w:p>
      </w:sdtContent>
    </w:sdt>
    <w:sdt>
      <w:sdtPr>
        <w:id w:val="-1275679450"/>
        <w:tag w:val="goog_rdk_2810"/>
      </w:sdtPr>
      <w:sdtContent>
        <w:p w:rsidR="00000000" w:rsidDel="00000000" w:rsidP="00000000" w:rsidRDefault="00000000" w:rsidRPr="00000000" w14:paraId="0000039C">
          <w:pPr>
            <w:numPr>
              <w:ilvl w:val="1"/>
              <w:numId w:val="6"/>
            </w:numPr>
            <w:ind w:left="502" w:hanging="360"/>
            <w:rPr>
              <w:ins w:author="Rossi Rossi" w:id="28" w:date="2026-09-22T06:56:59Z"/>
            </w:rPr>
          </w:pPr>
          <w:sdt>
            <w:sdtPr>
              <w:id w:val="711790929"/>
              <w:tag w:val="goog_rdk_2808"/>
            </w:sdtPr>
            <w:sdtContent>
              <w:ins w:author="Rossi Rossi" w:id="28" w:date="2026-09-22T06:56:59Z"/>
              <w:sdt>
                <w:sdtPr>
                  <w:id w:val="-1703629480"/>
                  <w:tag w:val="goog_rdk_2809"/>
                </w:sdtPr>
                <w:sdtContent>
                  <w:ins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t xml:space="preserve">      }'</w:t>
                    </w:r>
                  </w:ins>
                </w:sdtContent>
              </w:sdt>
              <w:ins w:author="Rossi Rossi" w:id="28" w:date="2026-09-22T06:56:59Z"/>
            </w:sdtContent>
          </w:sdt>
        </w:p>
      </w:sdtContent>
    </w:sdt>
    <w:sdt>
      <w:sdtPr>
        <w:id w:val="327724833"/>
        <w:tag w:val="goog_rdk_2815"/>
      </w:sdtPr>
      <w:sdtContent>
        <w:p w:rsidR="00000000" w:rsidDel="00000000" w:rsidP="00000000" w:rsidRDefault="00000000" w:rsidRPr="00000000" w14:paraId="0000039D">
          <w:pPr>
            <w:numPr>
              <w:ilvl w:val="1"/>
              <w:numId w:val="6"/>
            </w:numPr>
            <w:ind w:left="502" w:hanging="360"/>
            <w:rPr>
              <w:ins w:author="Rossi Rossi" w:id="28" w:date="2026-09-22T06:56:59Z"/>
              <w:del w:author="Rossi Rossi" w:id="28" w:date="2026-09-22T06:56:59Z"/>
            </w:rPr>
          </w:pPr>
          <w:sdt>
            <w:sdtPr>
              <w:id w:val="-1659913180"/>
              <w:tag w:val="goog_rdk_2812"/>
            </w:sdtPr>
            <w:sdtContent>
              <w:ins w:author="Rossi Rossi" w:id="28" w:date="2026-09-22T06:56:59Z">
                <w:sdt>
                  <w:sdtPr>
                    <w:id w:val="1627839409"/>
                    <w:tag w:val="goog_rdk_2813"/>
                  </w:sdtPr>
                  <w:sdtContent>
                    <w:del w:author="Rossi Rossi" w:id="28" w:date="2026-09-22T06:56:59Z"/>
                  </w:sdtContent>
                </w:sdt>
              </w:ins>
              <w:sdt>
                <w:sdtPr>
                  <w:id w:val="-241351569"/>
                  <w:tag w:val="goog_rdk_2814"/>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47691179"/>
        <w:tag w:val="goog_rdk_2819"/>
      </w:sdtPr>
      <w:sdtContent>
        <w:p w:rsidR="00000000" w:rsidDel="00000000" w:rsidP="00000000" w:rsidRDefault="00000000" w:rsidRPr="00000000" w14:paraId="0000039E">
          <w:pPr>
            <w:numPr>
              <w:ilvl w:val="1"/>
              <w:numId w:val="6"/>
            </w:numPr>
            <w:ind w:left="502" w:hanging="360"/>
            <w:rPr>
              <w:ins w:author="Rossi Rossi" w:id="28" w:date="2026-09-22T06:56:59Z"/>
              <w:del w:author="Rossi Rossi" w:id="28" w:date="2026-09-22T06:56:59Z"/>
            </w:rPr>
          </w:pPr>
          <w:sdt>
            <w:sdtPr>
              <w:id w:val="-2090581470"/>
              <w:tag w:val="goog_rdk_2816"/>
            </w:sdtPr>
            <w:sdtContent>
              <w:ins w:author="Rossi Rossi" w:id="28" w:date="2026-09-22T06:56:59Z">
                <w:sdt>
                  <w:sdtPr>
                    <w:id w:val="441915884"/>
                    <w:tag w:val="goog_rdk_2817"/>
                  </w:sdtPr>
                  <w:sdtContent>
                    <w:del w:author="Rossi Rossi" w:id="28" w:date="2026-09-22T06:56:59Z"/>
                  </w:sdtContent>
                </w:sdt>
              </w:ins>
              <w:sdt>
                <w:sdtPr>
                  <w:id w:val="-1982871883"/>
                  <w:tag w:val="goog_rdk_2818"/>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Security and secret management</w:delText>
                      </w:r>
                    </w:del>
                  </w:ins>
                </w:sdtContent>
              </w:sdt>
              <w:ins w:author="Rossi Rossi" w:id="28" w:date="2026-09-22T06:56:59Z">
                <w:del w:author="Rossi Rossi" w:id="28" w:date="2026-09-22T06:56:59Z"/>
              </w:ins>
            </w:sdtContent>
          </w:sdt>
        </w:p>
      </w:sdtContent>
    </w:sdt>
    <w:sdt>
      <w:sdtPr>
        <w:id w:val="2085028871"/>
        <w:tag w:val="goog_rdk_2823"/>
      </w:sdtPr>
      <w:sdtContent>
        <w:p w:rsidR="00000000" w:rsidDel="00000000" w:rsidP="00000000" w:rsidRDefault="00000000" w:rsidRPr="00000000" w14:paraId="0000039F">
          <w:pPr>
            <w:numPr>
              <w:ilvl w:val="1"/>
              <w:numId w:val="6"/>
            </w:numPr>
            <w:ind w:left="502" w:hanging="360"/>
            <w:rPr>
              <w:ins w:author="Rossi Rossi" w:id="28" w:date="2026-09-22T06:56:59Z"/>
              <w:del w:author="Rossi Rossi" w:id="28" w:date="2026-09-22T06:56:59Z"/>
            </w:rPr>
          </w:pPr>
          <w:sdt>
            <w:sdtPr>
              <w:id w:val="1581433453"/>
              <w:tag w:val="goog_rdk_2820"/>
            </w:sdtPr>
            <w:sdtContent>
              <w:ins w:author="Rossi Rossi" w:id="28" w:date="2026-09-22T06:56:59Z">
                <w:sdt>
                  <w:sdtPr>
                    <w:id w:val="1868284530"/>
                    <w:tag w:val="goog_rdk_2821"/>
                  </w:sdtPr>
                  <w:sdtContent>
                    <w:del w:author="Rossi Rossi" w:id="28" w:date="2026-09-22T06:56:59Z"/>
                  </w:sdtContent>
                </w:sdt>
              </w:ins>
              <w:sdt>
                <w:sdtPr>
                  <w:id w:val="-797377998"/>
                  <w:tag w:val="goog_rdk_2822"/>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988561656"/>
        <w:tag w:val="goog_rdk_2827"/>
      </w:sdtPr>
      <w:sdtContent>
        <w:p w:rsidR="00000000" w:rsidDel="00000000" w:rsidP="00000000" w:rsidRDefault="00000000" w:rsidRPr="00000000" w14:paraId="000003A0">
          <w:pPr>
            <w:numPr>
              <w:ilvl w:val="1"/>
              <w:numId w:val="6"/>
            </w:numPr>
            <w:ind w:left="502" w:hanging="360"/>
            <w:rPr>
              <w:ins w:author="Rossi Rossi" w:id="28" w:date="2026-09-22T06:56:59Z"/>
              <w:del w:author="Rossi Rossi" w:id="28" w:date="2026-09-22T06:56:59Z"/>
            </w:rPr>
          </w:pPr>
          <w:sdt>
            <w:sdtPr>
              <w:id w:val="981414789"/>
              <w:tag w:val="goog_rdk_2824"/>
            </w:sdtPr>
            <w:sdtContent>
              <w:ins w:author="Rossi Rossi" w:id="28" w:date="2026-09-22T06:56:59Z">
                <w:sdt>
                  <w:sdtPr>
                    <w:id w:val="-407007880"/>
                    <w:tag w:val="goog_rdk_2825"/>
                  </w:sdtPr>
                  <w:sdtContent>
                    <w:del w:author="Rossi Rossi" w:id="28" w:date="2026-09-22T06:56:59Z"/>
                  </w:sdtContent>
                </w:sdt>
              </w:ins>
              <w:sdt>
                <w:sdtPr>
                  <w:id w:val="-639616490"/>
                  <w:tag w:val="goog_rdk_2826"/>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28" w:date="2026-09-22T06:56:59Z">
                <w:del w:author="Rossi Rossi" w:id="28" w:date="2026-09-22T06:56:59Z"/>
              </w:ins>
            </w:sdtContent>
          </w:sdt>
        </w:p>
      </w:sdtContent>
    </w:sdt>
    <w:sdt>
      <w:sdtPr>
        <w:id w:val="393849230"/>
        <w:tag w:val="goog_rdk_2831"/>
      </w:sdtPr>
      <w:sdtContent>
        <w:p w:rsidR="00000000" w:rsidDel="00000000" w:rsidP="00000000" w:rsidRDefault="00000000" w:rsidRPr="00000000" w14:paraId="000003A1">
          <w:pPr>
            <w:numPr>
              <w:ilvl w:val="1"/>
              <w:numId w:val="6"/>
            </w:numPr>
            <w:ind w:left="502" w:hanging="360"/>
            <w:rPr>
              <w:ins w:author="Rossi Rossi" w:id="28" w:date="2026-09-22T06:56:59Z"/>
              <w:del w:author="Rossi Rossi" w:id="28" w:date="2026-09-22T06:56:59Z"/>
            </w:rPr>
          </w:pPr>
          <w:sdt>
            <w:sdtPr>
              <w:id w:val="794311961"/>
              <w:tag w:val="goog_rdk_2828"/>
            </w:sdtPr>
            <w:sdtContent>
              <w:ins w:author="Rossi Rossi" w:id="28" w:date="2026-09-22T06:56:59Z">
                <w:sdt>
                  <w:sdtPr>
                    <w:id w:val="2026803532"/>
                    <w:tag w:val="goog_rdk_2829"/>
                  </w:sdtPr>
                  <w:sdtContent>
                    <w:del w:author="Rossi Rossi" w:id="28" w:date="2026-09-22T06:56:59Z"/>
                  </w:sdtContent>
                </w:sdt>
              </w:ins>
              <w:sdt>
                <w:sdtPr>
                  <w:id w:val="-1004262029"/>
                  <w:tag w:val="goog_rdk_2830"/>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28" w:date="2026-09-22T06:56:59Z">
                <w:del w:author="Rossi Rossi" w:id="28" w:date="2026-09-22T06:56:59Z"/>
              </w:ins>
            </w:sdtContent>
          </w:sdt>
        </w:p>
      </w:sdtContent>
    </w:sdt>
    <w:sdt>
      <w:sdtPr>
        <w:id w:val="-180928055"/>
        <w:tag w:val="goog_rdk_2835"/>
      </w:sdtPr>
      <w:sdtContent>
        <w:p w:rsidR="00000000" w:rsidDel="00000000" w:rsidP="00000000" w:rsidRDefault="00000000" w:rsidRPr="00000000" w14:paraId="000003A2">
          <w:pPr>
            <w:numPr>
              <w:ilvl w:val="1"/>
              <w:numId w:val="6"/>
            </w:numPr>
            <w:ind w:left="502" w:hanging="360"/>
            <w:rPr>
              <w:ins w:author="Rossi Rossi" w:id="28" w:date="2026-09-22T06:56:59Z"/>
              <w:del w:author="Rossi Rossi" w:id="28" w:date="2026-09-22T06:56:59Z"/>
            </w:rPr>
          </w:pPr>
          <w:sdt>
            <w:sdtPr>
              <w:id w:val="2051916387"/>
              <w:tag w:val="goog_rdk_2832"/>
            </w:sdtPr>
            <w:sdtContent>
              <w:ins w:author="Rossi Rossi" w:id="28" w:date="2026-09-22T06:56:59Z">
                <w:sdt>
                  <w:sdtPr>
                    <w:id w:val="1080865217"/>
                    <w:tag w:val="goog_rdk_2833"/>
                  </w:sdtPr>
                  <w:sdtContent>
                    <w:del w:author="Rossi Rossi" w:id="28" w:date="2026-09-22T06:56:59Z"/>
                  </w:sdtContent>
                </w:sdt>
              </w:ins>
              <w:sdt>
                <w:sdtPr>
                  <w:id w:val="150893548"/>
                  <w:tag w:val="goog_rdk_2834"/>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resources.</w:delText>
                      </w:r>
                    </w:del>
                  </w:ins>
                </w:sdtContent>
              </w:sdt>
              <w:ins w:author="Rossi Rossi" w:id="28" w:date="2026-09-22T06:56:59Z">
                <w:del w:author="Rossi Rossi" w:id="28" w:date="2026-09-22T06:56:59Z"/>
              </w:ins>
            </w:sdtContent>
          </w:sdt>
        </w:p>
      </w:sdtContent>
    </w:sdt>
    <w:sdt>
      <w:sdtPr>
        <w:id w:val="-322037643"/>
        <w:tag w:val="goog_rdk_2839"/>
      </w:sdtPr>
      <w:sdtContent>
        <w:p w:rsidR="00000000" w:rsidDel="00000000" w:rsidP="00000000" w:rsidRDefault="00000000" w:rsidRPr="00000000" w14:paraId="000003A3">
          <w:pPr>
            <w:numPr>
              <w:ilvl w:val="1"/>
              <w:numId w:val="6"/>
            </w:numPr>
            <w:ind w:left="502" w:hanging="360"/>
            <w:rPr>
              <w:ins w:author="Rossi Rossi" w:id="28" w:date="2026-09-22T06:56:59Z"/>
              <w:del w:author="Rossi Rossi" w:id="28" w:date="2026-09-22T06:56:59Z"/>
            </w:rPr>
          </w:pPr>
          <w:sdt>
            <w:sdtPr>
              <w:id w:val="1919814376"/>
              <w:tag w:val="goog_rdk_2836"/>
            </w:sdtPr>
            <w:sdtContent>
              <w:ins w:author="Rossi Rossi" w:id="28" w:date="2026-09-22T06:56:59Z">
                <w:sdt>
                  <w:sdtPr>
                    <w:id w:val="-104602910"/>
                    <w:tag w:val="goog_rdk_2837"/>
                  </w:sdtPr>
                  <w:sdtContent>
                    <w:del w:author="Rossi Rossi" w:id="28" w:date="2026-09-22T06:56:59Z"/>
                  </w:sdtContent>
                </w:sdt>
              </w:ins>
              <w:sdt>
                <w:sdtPr>
                  <w:id w:val="1115727810"/>
                  <w:tag w:val="goog_rdk_2838"/>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033277627"/>
        <w:tag w:val="goog_rdk_2843"/>
      </w:sdtPr>
      <w:sdtContent>
        <w:p w:rsidR="00000000" w:rsidDel="00000000" w:rsidP="00000000" w:rsidRDefault="00000000" w:rsidRPr="00000000" w14:paraId="000003A4">
          <w:pPr>
            <w:numPr>
              <w:ilvl w:val="1"/>
              <w:numId w:val="6"/>
            </w:numPr>
            <w:ind w:left="502" w:hanging="360"/>
            <w:rPr>
              <w:ins w:author="Rossi Rossi" w:id="28" w:date="2026-09-22T06:56:59Z"/>
              <w:del w:author="Rossi Rossi" w:id="28" w:date="2026-09-22T06:56:59Z"/>
            </w:rPr>
          </w:pPr>
          <w:sdt>
            <w:sdtPr>
              <w:id w:val="-256153619"/>
              <w:tag w:val="goog_rdk_2840"/>
            </w:sdtPr>
            <w:sdtContent>
              <w:ins w:author="Rossi Rossi" w:id="28" w:date="2026-09-22T06:56:59Z">
                <w:sdt>
                  <w:sdtPr>
                    <w:id w:val="-1511295336"/>
                    <w:tag w:val="goog_rdk_2841"/>
                  </w:sdtPr>
                  <w:sdtContent>
                    <w:del w:author="Rossi Rossi" w:id="28" w:date="2026-09-22T06:56:59Z"/>
                  </w:sdtContent>
                </w:sdt>
              </w:ins>
              <w:sdt>
                <w:sdtPr>
                  <w:id w:val="-1154593262"/>
                  <w:tag w:val="goog_rdk_2842"/>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Critical security rules</w:delText>
                      </w:r>
                    </w:del>
                  </w:ins>
                </w:sdtContent>
              </w:sdt>
              <w:ins w:author="Rossi Rossi" w:id="28" w:date="2026-09-22T06:56:59Z">
                <w:del w:author="Rossi Rossi" w:id="28" w:date="2026-09-22T06:56:59Z"/>
              </w:ins>
            </w:sdtContent>
          </w:sdt>
        </w:p>
      </w:sdtContent>
    </w:sdt>
    <w:sdt>
      <w:sdtPr>
        <w:id w:val="1955878329"/>
        <w:tag w:val="goog_rdk_2847"/>
      </w:sdtPr>
      <w:sdtContent>
        <w:p w:rsidR="00000000" w:rsidDel="00000000" w:rsidP="00000000" w:rsidRDefault="00000000" w:rsidRPr="00000000" w14:paraId="000003A5">
          <w:pPr>
            <w:numPr>
              <w:ilvl w:val="1"/>
              <w:numId w:val="6"/>
            </w:numPr>
            <w:ind w:left="502" w:hanging="360"/>
            <w:rPr>
              <w:ins w:author="Rossi Rossi" w:id="28" w:date="2026-09-22T06:56:59Z"/>
              <w:del w:author="Rossi Rossi" w:id="28" w:date="2026-09-22T06:56:59Z"/>
            </w:rPr>
          </w:pPr>
          <w:sdt>
            <w:sdtPr>
              <w:id w:val="-60461329"/>
              <w:tag w:val="goog_rdk_2844"/>
            </w:sdtPr>
            <w:sdtContent>
              <w:ins w:author="Rossi Rossi" w:id="28" w:date="2026-09-22T06:56:59Z">
                <w:sdt>
                  <w:sdtPr>
                    <w:id w:val="37025054"/>
                    <w:tag w:val="goog_rdk_2845"/>
                  </w:sdtPr>
                  <w:sdtContent>
                    <w:del w:author="Rossi Rossi" w:id="28" w:date="2026-09-22T06:56:59Z"/>
                  </w:sdtContent>
                </w:sdt>
              </w:ins>
              <w:sdt>
                <w:sdtPr>
                  <w:id w:val="-1018916513"/>
                  <w:tag w:val="goog_rdk_2846"/>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200637987"/>
        <w:tag w:val="goog_rdk_2851"/>
      </w:sdtPr>
      <w:sdtContent>
        <w:p w:rsidR="00000000" w:rsidDel="00000000" w:rsidP="00000000" w:rsidRDefault="00000000" w:rsidRPr="00000000" w14:paraId="000003A6">
          <w:pPr>
            <w:numPr>
              <w:ilvl w:val="1"/>
              <w:numId w:val="6"/>
            </w:numPr>
            <w:ind w:left="502" w:hanging="360"/>
            <w:rPr>
              <w:ins w:author="Rossi Rossi" w:id="28" w:date="2026-09-22T06:56:59Z"/>
              <w:del w:author="Rossi Rossi" w:id="28" w:date="2026-09-22T06:56:59Z"/>
            </w:rPr>
          </w:pPr>
          <w:sdt>
            <w:sdtPr>
              <w:id w:val="1936075229"/>
              <w:tag w:val="goog_rdk_2848"/>
            </w:sdtPr>
            <w:sdtContent>
              <w:ins w:author="Rossi Rossi" w:id="28" w:date="2026-09-22T06:56:59Z">
                <w:sdt>
                  <w:sdtPr>
                    <w:id w:val="-1560659166"/>
                    <w:tag w:val="goog_rdk_2849"/>
                  </w:sdtPr>
                  <w:sdtContent>
                    <w:del w:author="Rossi Rossi" w:id="28" w:date="2026-09-22T06:56:59Z"/>
                  </w:sdtContent>
                </w:sdt>
              </w:ins>
              <w:sdt>
                <w:sdtPr>
                  <w:id w:val="1860822219"/>
                  <w:tag w:val="goog_rdk_2850"/>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28" w:date="2026-09-22T06:56:59Z">
                <w:del w:author="Rossi Rossi" w:id="28" w:date="2026-09-22T06:56:59Z"/>
              </w:ins>
            </w:sdtContent>
          </w:sdt>
        </w:p>
      </w:sdtContent>
    </w:sdt>
    <w:sdt>
      <w:sdtPr>
        <w:id w:val="-2053008420"/>
        <w:tag w:val="goog_rdk_2855"/>
      </w:sdtPr>
      <w:sdtContent>
        <w:p w:rsidR="00000000" w:rsidDel="00000000" w:rsidP="00000000" w:rsidRDefault="00000000" w:rsidRPr="00000000" w14:paraId="000003A7">
          <w:pPr>
            <w:numPr>
              <w:ilvl w:val="1"/>
              <w:numId w:val="6"/>
            </w:numPr>
            <w:ind w:left="502" w:hanging="360"/>
            <w:rPr>
              <w:ins w:author="Rossi Rossi" w:id="28" w:date="2026-09-22T06:56:59Z"/>
              <w:del w:author="Rossi Rossi" w:id="28" w:date="2026-09-22T06:56:59Z"/>
            </w:rPr>
          </w:pPr>
          <w:sdt>
            <w:sdtPr>
              <w:id w:val="1843713205"/>
              <w:tag w:val="goog_rdk_2852"/>
            </w:sdtPr>
            <w:sdtContent>
              <w:ins w:author="Rossi Rossi" w:id="28" w:date="2026-09-22T06:56:59Z">
                <w:sdt>
                  <w:sdtPr>
                    <w:id w:val="420206489"/>
                    <w:tag w:val="goog_rdk_2853"/>
                  </w:sdtPr>
                  <w:sdtContent>
                    <w:del w:author="Rossi Rossi" w:id="28" w:date="2026-09-22T06:56:59Z"/>
                  </w:sdtContent>
                </w:sdt>
              </w:ins>
              <w:sdt>
                <w:sdtPr>
                  <w:id w:val="1789192914"/>
                  <w:tag w:val="goog_rdk_2854"/>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28" w:date="2026-09-22T06:56:59Z">
                <w:del w:author="Rossi Rossi" w:id="28" w:date="2026-09-22T06:56:59Z"/>
              </w:ins>
            </w:sdtContent>
          </w:sdt>
        </w:p>
      </w:sdtContent>
    </w:sdt>
    <w:sdt>
      <w:sdtPr>
        <w:id w:val="2038541025"/>
        <w:tag w:val="goog_rdk_2859"/>
      </w:sdtPr>
      <w:sdtContent>
        <w:p w:rsidR="00000000" w:rsidDel="00000000" w:rsidP="00000000" w:rsidRDefault="00000000" w:rsidRPr="00000000" w14:paraId="000003A8">
          <w:pPr>
            <w:numPr>
              <w:ilvl w:val="1"/>
              <w:numId w:val="6"/>
            </w:numPr>
            <w:ind w:left="502" w:hanging="360"/>
            <w:rPr>
              <w:ins w:author="Rossi Rossi" w:id="28" w:date="2026-09-22T06:56:59Z"/>
              <w:del w:author="Rossi Rossi" w:id="28" w:date="2026-09-22T06:56:59Z"/>
            </w:rPr>
          </w:pPr>
          <w:sdt>
            <w:sdtPr>
              <w:id w:val="1003292321"/>
              <w:tag w:val="goog_rdk_2856"/>
            </w:sdtPr>
            <w:sdtContent>
              <w:ins w:author="Rossi Rossi" w:id="28" w:date="2026-09-22T06:56:59Z">
                <w:sdt>
                  <w:sdtPr>
                    <w:id w:val="-1697650717"/>
                    <w:tag w:val="goog_rdk_2857"/>
                  </w:sdtPr>
                  <w:sdtContent>
                    <w:del w:author="Rossi Rossi" w:id="28" w:date="2026-09-22T06:56:59Z"/>
                  </w:sdtContent>
                </w:sdt>
              </w:ins>
              <w:sdt>
                <w:sdtPr>
                  <w:id w:val="-1340393143"/>
                  <w:tag w:val="goog_rdk_2858"/>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335159927"/>
        <w:tag w:val="goog_rdk_2863"/>
      </w:sdtPr>
      <w:sdtContent>
        <w:p w:rsidR="00000000" w:rsidDel="00000000" w:rsidP="00000000" w:rsidRDefault="00000000" w:rsidRPr="00000000" w14:paraId="000003A9">
          <w:pPr>
            <w:numPr>
              <w:ilvl w:val="1"/>
              <w:numId w:val="6"/>
            </w:numPr>
            <w:ind w:left="502" w:hanging="360"/>
            <w:rPr>
              <w:ins w:author="Rossi Rossi" w:id="28" w:date="2026-09-22T06:56:59Z"/>
              <w:del w:author="Rossi Rossi" w:id="28" w:date="2026-09-22T06:56:59Z"/>
            </w:rPr>
          </w:pPr>
          <w:sdt>
            <w:sdtPr>
              <w:id w:val="-208510045"/>
              <w:tag w:val="goog_rdk_2860"/>
            </w:sdtPr>
            <w:sdtContent>
              <w:ins w:author="Rossi Rossi" w:id="28" w:date="2026-09-22T06:56:59Z">
                <w:sdt>
                  <w:sdtPr>
                    <w:id w:val="-1376981935"/>
                    <w:tag w:val="goog_rdk_2861"/>
                  </w:sdtPr>
                  <w:sdtContent>
                    <w:del w:author="Rossi Rossi" w:id="28" w:date="2026-09-22T06:56:59Z"/>
                  </w:sdtContent>
                </w:sdt>
              </w:ins>
              <w:sdt>
                <w:sdtPr>
                  <w:id w:val="1677056659"/>
                  <w:tag w:val="goog_rdk_2862"/>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Secret management best practices</w:delText>
                      </w:r>
                    </w:del>
                  </w:ins>
                </w:sdtContent>
              </w:sdt>
              <w:ins w:author="Rossi Rossi" w:id="28" w:date="2026-09-22T06:56:59Z">
                <w:del w:author="Rossi Rossi" w:id="28" w:date="2026-09-22T06:56:59Z"/>
              </w:ins>
            </w:sdtContent>
          </w:sdt>
        </w:p>
      </w:sdtContent>
    </w:sdt>
    <w:sdt>
      <w:sdtPr>
        <w:id w:val="-1337283475"/>
        <w:tag w:val="goog_rdk_2867"/>
      </w:sdtPr>
      <w:sdtContent>
        <w:p w:rsidR="00000000" w:rsidDel="00000000" w:rsidP="00000000" w:rsidRDefault="00000000" w:rsidRPr="00000000" w14:paraId="000003AA">
          <w:pPr>
            <w:numPr>
              <w:ilvl w:val="1"/>
              <w:numId w:val="6"/>
            </w:numPr>
            <w:ind w:left="502" w:hanging="360"/>
            <w:rPr>
              <w:ins w:author="Rossi Rossi" w:id="28" w:date="2026-09-22T06:56:59Z"/>
              <w:del w:author="Rossi Rossi" w:id="28" w:date="2026-09-22T06:56:59Z"/>
            </w:rPr>
          </w:pPr>
          <w:sdt>
            <w:sdtPr>
              <w:id w:val="-1906430013"/>
              <w:tag w:val="goog_rdk_2864"/>
            </w:sdtPr>
            <w:sdtContent>
              <w:ins w:author="Rossi Rossi" w:id="28" w:date="2026-09-22T06:56:59Z">
                <w:sdt>
                  <w:sdtPr>
                    <w:id w:val="742610017"/>
                    <w:tag w:val="goog_rdk_2865"/>
                  </w:sdtPr>
                  <w:sdtContent>
                    <w:del w:author="Rossi Rossi" w:id="28" w:date="2026-09-22T06:56:59Z"/>
                  </w:sdtContent>
                </w:sdt>
              </w:ins>
              <w:sdt>
                <w:sdtPr>
                  <w:id w:val="841131430"/>
                  <w:tag w:val="goog_rdk_2866"/>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322298302"/>
        <w:tag w:val="goog_rdk_2871"/>
      </w:sdtPr>
      <w:sdtContent>
        <w:p w:rsidR="00000000" w:rsidDel="00000000" w:rsidP="00000000" w:rsidRDefault="00000000" w:rsidRPr="00000000" w14:paraId="000003AB">
          <w:pPr>
            <w:numPr>
              <w:ilvl w:val="1"/>
              <w:numId w:val="6"/>
            </w:numPr>
            <w:ind w:left="502" w:hanging="360"/>
            <w:rPr>
              <w:ins w:author="Rossi Rossi" w:id="28" w:date="2026-09-22T06:56:59Z"/>
              <w:del w:author="Rossi Rossi" w:id="28" w:date="2026-09-22T06:56:59Z"/>
            </w:rPr>
          </w:pPr>
          <w:sdt>
            <w:sdtPr>
              <w:id w:val="-735747419"/>
              <w:tag w:val="goog_rdk_2868"/>
            </w:sdtPr>
            <w:sdtContent>
              <w:ins w:author="Rossi Rossi" w:id="28" w:date="2026-09-22T06:56:59Z">
                <w:sdt>
                  <w:sdtPr>
                    <w:id w:val="1547417393"/>
                    <w:tag w:val="goog_rdk_2869"/>
                  </w:sdtPr>
                  <w:sdtContent>
                    <w:del w:author="Rossi Rossi" w:id="28" w:date="2026-09-22T06:56:59Z"/>
                  </w:sdtContent>
                </w:sdt>
              </w:ins>
              <w:sdt>
                <w:sdtPr>
                  <w:id w:val="1589561312"/>
                  <w:tag w:val="goog_rdk_2870"/>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28" w:date="2026-09-22T06:56:59Z">
                <w:del w:author="Rossi Rossi" w:id="28" w:date="2026-09-22T06:56:59Z"/>
              </w:ins>
            </w:sdtContent>
          </w:sdt>
        </w:p>
      </w:sdtContent>
    </w:sdt>
    <w:sdt>
      <w:sdtPr>
        <w:id w:val="1153505938"/>
        <w:tag w:val="goog_rdk_2875"/>
      </w:sdtPr>
      <w:sdtContent>
        <w:p w:rsidR="00000000" w:rsidDel="00000000" w:rsidP="00000000" w:rsidRDefault="00000000" w:rsidRPr="00000000" w14:paraId="000003AC">
          <w:pPr>
            <w:numPr>
              <w:ilvl w:val="1"/>
              <w:numId w:val="6"/>
            </w:numPr>
            <w:ind w:left="502" w:hanging="360"/>
            <w:rPr>
              <w:ins w:author="Rossi Rossi" w:id="28" w:date="2026-09-22T06:56:59Z"/>
              <w:del w:author="Rossi Rossi" w:id="28" w:date="2026-09-22T06:56:59Z"/>
            </w:rPr>
          </w:pPr>
          <w:sdt>
            <w:sdtPr>
              <w:id w:val="-794618421"/>
              <w:tag w:val="goog_rdk_2872"/>
            </w:sdtPr>
            <w:sdtContent>
              <w:ins w:author="Rossi Rossi" w:id="28" w:date="2026-09-22T06:56:59Z">
                <w:sdt>
                  <w:sdtPr>
                    <w:id w:val="1380908938"/>
                    <w:tag w:val="goog_rdk_2873"/>
                  </w:sdtPr>
                  <w:sdtContent>
                    <w:del w:author="Rossi Rossi" w:id="28" w:date="2026-09-22T06:56:59Z"/>
                  </w:sdtContent>
                </w:sdt>
              </w:ins>
              <w:sdt>
                <w:sdtPr>
                  <w:id w:val="453517408"/>
                  <w:tag w:val="goog_rdk_2874"/>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28" w:date="2026-09-22T06:56:59Z">
                <w:del w:author="Rossi Rossi" w:id="28" w:date="2026-09-22T06:56:59Z"/>
              </w:ins>
            </w:sdtContent>
          </w:sdt>
        </w:p>
      </w:sdtContent>
    </w:sdt>
    <w:sdt>
      <w:sdtPr>
        <w:id w:val="-542587269"/>
        <w:tag w:val="goog_rdk_2879"/>
      </w:sdtPr>
      <w:sdtContent>
        <w:p w:rsidR="00000000" w:rsidDel="00000000" w:rsidP="00000000" w:rsidRDefault="00000000" w:rsidRPr="00000000" w14:paraId="000003AD">
          <w:pPr>
            <w:numPr>
              <w:ilvl w:val="1"/>
              <w:numId w:val="6"/>
            </w:numPr>
            <w:ind w:left="502" w:hanging="360"/>
            <w:rPr>
              <w:ins w:author="Rossi Rossi" w:id="28" w:date="2026-09-22T06:56:59Z"/>
              <w:del w:author="Rossi Rossi" w:id="28" w:date="2026-09-22T06:56:59Z"/>
            </w:rPr>
          </w:pPr>
          <w:sdt>
            <w:sdtPr>
              <w:id w:val="-64197825"/>
              <w:tag w:val="goog_rdk_2876"/>
            </w:sdtPr>
            <w:sdtContent>
              <w:ins w:author="Rossi Rossi" w:id="28" w:date="2026-09-22T06:56:59Z">
                <w:sdt>
                  <w:sdtPr>
                    <w:id w:val="1298725923"/>
                    <w:tag w:val="goog_rdk_2877"/>
                  </w:sdtPr>
                  <w:sdtContent>
                    <w:del w:author="Rossi Rossi" w:id="28" w:date="2026-09-22T06:56:59Z"/>
                  </w:sdtContent>
                </w:sdt>
              </w:ins>
              <w:sdt>
                <w:sdtPr>
                  <w:id w:val="-1107278579"/>
                  <w:tag w:val="goog_rdk_2878"/>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28" w:date="2026-09-22T06:56:59Z">
                <w:del w:author="Rossi Rossi" w:id="28" w:date="2026-09-22T06:56:59Z"/>
              </w:ins>
            </w:sdtContent>
          </w:sdt>
        </w:p>
      </w:sdtContent>
    </w:sdt>
    <w:sdt>
      <w:sdtPr>
        <w:id w:val="-1712974669"/>
        <w:tag w:val="goog_rdk_2883"/>
      </w:sdtPr>
      <w:sdtContent>
        <w:p w:rsidR="00000000" w:rsidDel="00000000" w:rsidP="00000000" w:rsidRDefault="00000000" w:rsidRPr="00000000" w14:paraId="000003AE">
          <w:pPr>
            <w:numPr>
              <w:ilvl w:val="1"/>
              <w:numId w:val="6"/>
            </w:numPr>
            <w:ind w:left="502" w:hanging="360"/>
            <w:rPr>
              <w:ins w:author="Rossi Rossi" w:id="28" w:date="2026-09-22T06:56:59Z"/>
              <w:del w:author="Rossi Rossi" w:id="28" w:date="2026-09-22T06:56:59Z"/>
            </w:rPr>
          </w:pPr>
          <w:sdt>
            <w:sdtPr>
              <w:id w:val="-1744288614"/>
              <w:tag w:val="goog_rdk_2880"/>
            </w:sdtPr>
            <w:sdtContent>
              <w:ins w:author="Rossi Rossi" w:id="28" w:date="2026-09-22T06:56:59Z">
                <w:sdt>
                  <w:sdtPr>
                    <w:id w:val="-1835198646"/>
                    <w:tag w:val="goog_rdk_2881"/>
                  </w:sdtPr>
                  <w:sdtContent>
                    <w:del w:author="Rossi Rossi" w:id="28" w:date="2026-09-22T06:56:59Z"/>
                  </w:sdtContent>
                </w:sdt>
              </w:ins>
              <w:sdt>
                <w:sdtPr>
                  <w:id w:val="1664438145"/>
                  <w:tag w:val="goog_rdk_2882"/>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213541435"/>
        <w:tag w:val="goog_rdk_2887"/>
      </w:sdtPr>
      <w:sdtContent>
        <w:p w:rsidR="00000000" w:rsidDel="00000000" w:rsidP="00000000" w:rsidRDefault="00000000" w:rsidRPr="00000000" w14:paraId="000003AF">
          <w:pPr>
            <w:numPr>
              <w:ilvl w:val="1"/>
              <w:numId w:val="6"/>
            </w:numPr>
            <w:ind w:left="502" w:hanging="360"/>
            <w:rPr>
              <w:ins w:author="Rossi Rossi" w:id="28" w:date="2026-09-22T06:56:59Z"/>
              <w:del w:author="Rossi Rossi" w:id="28" w:date="2026-09-22T06:56:59Z"/>
            </w:rPr>
          </w:pPr>
          <w:sdt>
            <w:sdtPr>
              <w:id w:val="950431083"/>
              <w:tag w:val="goog_rdk_2884"/>
            </w:sdtPr>
            <w:sdtContent>
              <w:ins w:author="Rossi Rossi" w:id="28" w:date="2026-09-22T06:56:59Z">
                <w:sdt>
                  <w:sdtPr>
                    <w:id w:val="-1948766123"/>
                    <w:tag w:val="goog_rdk_2885"/>
                  </w:sdtPr>
                  <w:sdtContent>
                    <w:del w:author="Rossi Rossi" w:id="28" w:date="2026-09-22T06:56:59Z"/>
                  </w:sdtContent>
                </w:sdt>
              </w:ins>
              <w:sdt>
                <w:sdtPr>
                  <w:id w:val="1588186364"/>
                  <w:tag w:val="goog_rdk_2886"/>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Leak response checklist</w:delText>
                      </w:r>
                    </w:del>
                  </w:ins>
                </w:sdtContent>
              </w:sdt>
              <w:ins w:author="Rossi Rossi" w:id="28" w:date="2026-09-22T06:56:59Z">
                <w:del w:author="Rossi Rossi" w:id="28" w:date="2026-09-22T06:56:59Z"/>
              </w:ins>
            </w:sdtContent>
          </w:sdt>
        </w:p>
      </w:sdtContent>
    </w:sdt>
    <w:sdt>
      <w:sdtPr>
        <w:id w:val="1938543013"/>
        <w:tag w:val="goog_rdk_2891"/>
      </w:sdtPr>
      <w:sdtContent>
        <w:p w:rsidR="00000000" w:rsidDel="00000000" w:rsidP="00000000" w:rsidRDefault="00000000" w:rsidRPr="00000000" w14:paraId="000003B0">
          <w:pPr>
            <w:numPr>
              <w:ilvl w:val="1"/>
              <w:numId w:val="6"/>
            </w:numPr>
            <w:ind w:left="502" w:hanging="360"/>
            <w:rPr>
              <w:ins w:author="Rossi Rossi" w:id="28" w:date="2026-09-22T06:56:59Z"/>
              <w:del w:author="Rossi Rossi" w:id="28" w:date="2026-09-22T06:56:59Z"/>
            </w:rPr>
          </w:pPr>
          <w:sdt>
            <w:sdtPr>
              <w:id w:val="-134279994"/>
              <w:tag w:val="goog_rdk_2888"/>
            </w:sdtPr>
            <w:sdtContent>
              <w:ins w:author="Rossi Rossi" w:id="28" w:date="2026-09-22T06:56:59Z">
                <w:sdt>
                  <w:sdtPr>
                    <w:id w:val="-1442197542"/>
                    <w:tag w:val="goog_rdk_2889"/>
                  </w:sdtPr>
                  <w:sdtContent>
                    <w:del w:author="Rossi Rossi" w:id="28" w:date="2026-09-22T06:56:59Z"/>
                  </w:sdtContent>
                </w:sdt>
              </w:ins>
              <w:sdt>
                <w:sdtPr>
                  <w:id w:val="2119593231"/>
                  <w:tag w:val="goog_rdk_2890"/>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76075070"/>
        <w:tag w:val="goog_rdk_2895"/>
      </w:sdtPr>
      <w:sdtContent>
        <w:p w:rsidR="00000000" w:rsidDel="00000000" w:rsidP="00000000" w:rsidRDefault="00000000" w:rsidRPr="00000000" w14:paraId="000003B1">
          <w:pPr>
            <w:numPr>
              <w:ilvl w:val="1"/>
              <w:numId w:val="6"/>
            </w:numPr>
            <w:ind w:left="502" w:hanging="360"/>
            <w:rPr>
              <w:ins w:author="Rossi Rossi" w:id="28" w:date="2026-09-22T06:56:59Z"/>
              <w:del w:author="Rossi Rossi" w:id="28" w:date="2026-09-22T06:56:59Z"/>
            </w:rPr>
          </w:pPr>
          <w:sdt>
            <w:sdtPr>
              <w:id w:val="181174852"/>
              <w:tag w:val="goog_rdk_2892"/>
            </w:sdtPr>
            <w:sdtContent>
              <w:ins w:author="Rossi Rossi" w:id="28" w:date="2026-09-22T06:56:59Z">
                <w:sdt>
                  <w:sdtPr>
                    <w:id w:val="317339763"/>
                    <w:tag w:val="goog_rdk_2893"/>
                  </w:sdtPr>
                  <w:sdtContent>
                    <w:del w:author="Rossi Rossi" w:id="28" w:date="2026-09-22T06:56:59Z"/>
                  </w:sdtContent>
                </w:sdt>
              </w:ins>
              <w:sdt>
                <w:sdtPr>
                  <w:id w:val="1736264984"/>
                  <w:tag w:val="goog_rdk_2894"/>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341424523"/>
        <w:tag w:val="goog_rdk_2899"/>
      </w:sdtPr>
      <w:sdtContent>
        <w:p w:rsidR="00000000" w:rsidDel="00000000" w:rsidP="00000000" w:rsidRDefault="00000000" w:rsidRPr="00000000" w14:paraId="000003B2">
          <w:pPr>
            <w:numPr>
              <w:ilvl w:val="1"/>
              <w:numId w:val="6"/>
            </w:numPr>
            <w:ind w:left="502" w:hanging="360"/>
            <w:rPr>
              <w:ins w:author="Rossi Rossi" w:id="28" w:date="2026-09-22T06:56:59Z"/>
              <w:del w:author="Rossi Rossi" w:id="28" w:date="2026-09-22T06:56:59Z"/>
            </w:rPr>
          </w:pPr>
          <w:sdt>
            <w:sdtPr>
              <w:id w:val="1266090514"/>
              <w:tag w:val="goog_rdk_2896"/>
            </w:sdtPr>
            <w:sdtContent>
              <w:ins w:author="Rossi Rossi" w:id="28" w:date="2026-09-22T06:56:59Z">
                <w:sdt>
                  <w:sdtPr>
                    <w:id w:val="1045039673"/>
                    <w:tag w:val="goog_rdk_2897"/>
                  </w:sdtPr>
                  <w:sdtContent>
                    <w:del w:author="Rossi Rossi" w:id="28" w:date="2026-09-22T06:56:59Z"/>
                  </w:sdtContent>
                </w:sdt>
              </w:ins>
              <w:sdt>
                <w:sdtPr>
                  <w:id w:val="-1958741661"/>
                  <w:tag w:val="goog_rdk_2898"/>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28" w:date="2026-09-22T06:56:59Z">
                <w:del w:author="Rossi Rossi" w:id="28" w:date="2026-09-22T06:56:59Z"/>
              </w:ins>
            </w:sdtContent>
          </w:sdt>
        </w:p>
      </w:sdtContent>
    </w:sdt>
    <w:sdt>
      <w:sdtPr>
        <w:id w:val="956739632"/>
        <w:tag w:val="goog_rdk_2903"/>
      </w:sdtPr>
      <w:sdtContent>
        <w:p w:rsidR="00000000" w:rsidDel="00000000" w:rsidP="00000000" w:rsidRDefault="00000000" w:rsidRPr="00000000" w14:paraId="000003B3">
          <w:pPr>
            <w:numPr>
              <w:ilvl w:val="1"/>
              <w:numId w:val="6"/>
            </w:numPr>
            <w:ind w:left="502" w:hanging="360"/>
            <w:rPr>
              <w:ins w:author="Rossi Rossi" w:id="28" w:date="2026-09-22T06:56:59Z"/>
              <w:del w:author="Rossi Rossi" w:id="28" w:date="2026-09-22T06:56:59Z"/>
            </w:rPr>
          </w:pPr>
          <w:sdt>
            <w:sdtPr>
              <w:id w:val="-257256920"/>
              <w:tag w:val="goog_rdk_2900"/>
            </w:sdtPr>
            <w:sdtContent>
              <w:ins w:author="Rossi Rossi" w:id="28" w:date="2026-09-22T06:56:59Z">
                <w:sdt>
                  <w:sdtPr>
                    <w:id w:val="-604276605"/>
                    <w:tag w:val="goog_rdk_2901"/>
                  </w:sdtPr>
                  <w:sdtContent>
                    <w:del w:author="Rossi Rossi" w:id="28" w:date="2026-09-22T06:56:59Z"/>
                  </w:sdtContent>
                </w:sdt>
              </w:ins>
              <w:sdt>
                <w:sdtPr>
                  <w:id w:val="1507754486"/>
                  <w:tag w:val="goog_rdk_2902"/>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28" w:date="2026-09-22T06:56:59Z">
                <w:del w:author="Rossi Rossi" w:id="28" w:date="2026-09-22T06:56:59Z"/>
              </w:ins>
            </w:sdtContent>
          </w:sdt>
        </w:p>
      </w:sdtContent>
    </w:sdt>
    <w:sdt>
      <w:sdtPr>
        <w:id w:val="-648229792"/>
        <w:tag w:val="goog_rdk_2907"/>
      </w:sdtPr>
      <w:sdtContent>
        <w:p w:rsidR="00000000" w:rsidDel="00000000" w:rsidP="00000000" w:rsidRDefault="00000000" w:rsidRPr="00000000" w14:paraId="000003B4">
          <w:pPr>
            <w:numPr>
              <w:ilvl w:val="1"/>
              <w:numId w:val="6"/>
            </w:numPr>
            <w:ind w:left="502" w:hanging="360"/>
            <w:rPr>
              <w:ins w:author="Rossi Rossi" w:id="28" w:date="2026-09-22T06:56:59Z"/>
              <w:del w:author="Rossi Rossi" w:id="28" w:date="2026-09-22T06:56:59Z"/>
            </w:rPr>
          </w:pPr>
          <w:sdt>
            <w:sdtPr>
              <w:id w:val="-487767095"/>
              <w:tag w:val="goog_rdk_2904"/>
            </w:sdtPr>
            <w:sdtContent>
              <w:ins w:author="Rossi Rossi" w:id="28" w:date="2026-09-22T06:56:59Z">
                <w:sdt>
                  <w:sdtPr>
                    <w:id w:val="723799418"/>
                    <w:tag w:val="goog_rdk_2905"/>
                  </w:sdtPr>
                  <w:sdtContent>
                    <w:del w:author="Rossi Rossi" w:id="28" w:date="2026-09-22T06:56:59Z"/>
                  </w:sdtContent>
                </w:sdt>
              </w:ins>
              <w:sdt>
                <w:sdtPr>
                  <w:id w:val="167198512"/>
                  <w:tag w:val="goog_rdk_2906"/>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these restrictions are applied.**</w:delText>
                      </w:r>
                    </w:del>
                  </w:ins>
                </w:sdtContent>
              </w:sdt>
              <w:ins w:author="Rossi Rossi" w:id="28" w:date="2026-09-22T06:56:59Z">
                <w:del w:author="Rossi Rossi" w:id="28" w:date="2026-09-22T06:56:59Z"/>
              </w:ins>
            </w:sdtContent>
          </w:sdt>
        </w:p>
      </w:sdtContent>
    </w:sdt>
    <w:sdt>
      <w:sdtPr>
        <w:id w:val="644248564"/>
        <w:tag w:val="goog_rdk_2911"/>
      </w:sdtPr>
      <w:sdtContent>
        <w:p w:rsidR="00000000" w:rsidDel="00000000" w:rsidP="00000000" w:rsidRDefault="00000000" w:rsidRPr="00000000" w14:paraId="000003B5">
          <w:pPr>
            <w:numPr>
              <w:ilvl w:val="1"/>
              <w:numId w:val="6"/>
            </w:numPr>
            <w:ind w:left="502" w:hanging="360"/>
            <w:rPr>
              <w:ins w:author="Rossi Rossi" w:id="28" w:date="2026-09-22T06:56:59Z"/>
              <w:del w:author="Rossi Rossi" w:id="28" w:date="2026-09-22T06:56:59Z"/>
            </w:rPr>
          </w:pPr>
          <w:sdt>
            <w:sdtPr>
              <w:id w:val="-1486568568"/>
              <w:tag w:val="goog_rdk_2908"/>
            </w:sdtPr>
            <w:sdtContent>
              <w:ins w:author="Rossi Rossi" w:id="28" w:date="2026-09-22T06:56:59Z">
                <w:sdt>
                  <w:sdtPr>
                    <w:id w:val="325268492"/>
                    <w:tag w:val="goog_rdk_2909"/>
                  </w:sdtPr>
                  <w:sdtContent>
                    <w:del w:author="Rossi Rossi" w:id="28" w:date="2026-09-22T06:56:59Z"/>
                  </w:sdtContent>
                </w:sdt>
              </w:ins>
              <w:sdt>
                <w:sdtPr>
                  <w:id w:val="-1739841238"/>
                  <w:tag w:val="goog_rdk_2910"/>
                </w:sdtPr>
                <w:sdtContent>
                  <w:ins w:author="Rossi Rossi" w:id="28" w:date="2026-09-22T06:56:59Z">
                    <w:del w:author="Rossi Rossi" w:id="28" w:date="2026-09-22T06:56:59Z">
                      <w:r w:rsidDel="00000000" w:rsidR="00000000" w:rsidRPr="00000000">
                        <w:rPr>
                          <w:rtl w:val="0"/>
                        </w:rPr>
                      </w:r>
                    </w:del>
                  </w:ins>
                </w:sdtContent>
              </w:sdt>
              <w:ins w:author="Rossi Rossi" w:id="28" w:date="2026-09-22T06:56:59Z">
                <w:del w:author="Rossi Rossi" w:id="28" w:date="2026-09-22T06:56:59Z"/>
              </w:ins>
            </w:sdtContent>
          </w:sdt>
        </w:p>
      </w:sdtContent>
    </w:sdt>
    <w:sdt>
      <w:sdtPr>
        <w:id w:val="-1198368664"/>
        <w:tag w:val="goog_rdk_2915"/>
      </w:sdtPr>
      <w:sdtContent>
        <w:p w:rsidR="00000000" w:rsidDel="00000000" w:rsidP="00000000" w:rsidRDefault="00000000" w:rsidRPr="00000000" w14:paraId="000003B6">
          <w:pPr>
            <w:numPr>
              <w:ilvl w:val="1"/>
              <w:numId w:val="6"/>
            </w:numPr>
            <w:ind w:left="502" w:hanging="360"/>
            <w:rPr>
              <w:ins w:author="Rossi Rossi" w:id="28" w:date="2026-09-22T06:56:59Z"/>
              <w:del w:author="Rossi Rossi" w:id="28" w:date="2026-09-22T06:56:59Z"/>
            </w:rPr>
          </w:pPr>
          <w:sdt>
            <w:sdtPr>
              <w:id w:val="1703910155"/>
              <w:tag w:val="goog_rdk_2912"/>
            </w:sdtPr>
            <w:sdtContent>
              <w:ins w:author="Rossi Rossi" w:id="28" w:date="2026-09-22T06:56:59Z">
                <w:sdt>
                  <w:sdtPr>
                    <w:id w:val="149556357"/>
                    <w:tag w:val="goog_rdk_2913"/>
                  </w:sdtPr>
                  <w:sdtContent>
                    <w:del w:author="Rossi Rossi" w:id="28" w:date="2026-09-22T06:56:59Z"/>
                  </w:sdtContent>
                </w:sdt>
              </w:ins>
              <w:sdt>
                <w:sdtPr>
                  <w:id w:val="-1875138838"/>
                  <w:tag w:val="goog_rdk_2914"/>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28" w:date="2026-09-22T06:56:59Z">
                <w:del w:author="Rossi Rossi" w:id="28" w:date="2026-09-22T06:56:59Z"/>
              </w:ins>
            </w:sdtContent>
          </w:sdt>
        </w:p>
      </w:sdtContent>
    </w:sdt>
    <w:sdt>
      <w:sdtPr>
        <w:id w:val="-1285749998"/>
        <w:tag w:val="goog_rdk_2919"/>
      </w:sdtPr>
      <w:sdtContent>
        <w:p w:rsidR="00000000" w:rsidDel="00000000" w:rsidP="00000000" w:rsidRDefault="00000000" w:rsidRPr="00000000" w14:paraId="000003B7">
          <w:pPr>
            <w:numPr>
              <w:ilvl w:val="1"/>
              <w:numId w:val="6"/>
            </w:numPr>
            <w:ind w:left="502" w:hanging="360"/>
            <w:rPr>
              <w:ins w:author="Rossi Rossi" w:id="28" w:date="2026-09-22T06:56:59Z"/>
              <w:del w:author="Rossi Rossi" w:id="28" w:date="2026-09-22T06:56:59Z"/>
            </w:rPr>
          </w:pPr>
          <w:sdt>
            <w:sdtPr>
              <w:id w:val="1296548796"/>
              <w:tag w:val="goog_rdk_2916"/>
            </w:sdtPr>
            <w:sdtContent>
              <w:ins w:author="Rossi Rossi" w:id="28" w:date="2026-09-22T06:56:59Z">
                <w:sdt>
                  <w:sdtPr>
                    <w:id w:val="63061208"/>
                    <w:tag w:val="goog_rdk_2917"/>
                  </w:sdtPr>
                  <w:sdtContent>
                    <w:del w:author="Rossi Rossi" w:id="28" w:date="2026-09-22T06:56:59Z"/>
                  </w:sdtContent>
                </w:sdt>
              </w:ins>
              <w:sdt>
                <w:sdtPr>
                  <w:id w:val="-863971520"/>
                  <w:tag w:val="goog_rdk_2918"/>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28" w:date="2026-09-22T06:56:59Z">
                <w:del w:author="Rossi Rossi" w:id="28" w:date="2026-09-22T06:56:59Z"/>
              </w:ins>
            </w:sdtContent>
          </w:sdt>
        </w:p>
      </w:sdtContent>
    </w:sdt>
    <w:sdt>
      <w:sdtPr>
        <w:id w:val="-1357184229"/>
        <w:tag w:val="goog_rdk_2923"/>
      </w:sdtPr>
      <w:sdtContent>
        <w:p w:rsidR="00000000" w:rsidDel="00000000" w:rsidP="00000000" w:rsidRDefault="00000000" w:rsidRPr="00000000" w14:paraId="000003B8">
          <w:pPr>
            <w:numPr>
              <w:ilvl w:val="1"/>
              <w:numId w:val="6"/>
            </w:numPr>
            <w:ind w:left="502" w:hanging="360"/>
            <w:rPr>
              <w:ins w:author="Rossi Rossi" w:id="28" w:date="2026-09-22T06:56:59Z"/>
              <w:del w:author="Rossi Rossi" w:id="28" w:date="2026-09-22T06:56:59Z"/>
            </w:rPr>
          </w:pPr>
          <w:sdt>
            <w:sdtPr>
              <w:id w:val="1362191423"/>
              <w:tag w:val="goog_rdk_2920"/>
            </w:sdtPr>
            <w:sdtContent>
              <w:ins w:author="Rossi Rossi" w:id="28" w:date="2026-09-22T06:56:59Z">
                <w:sdt>
                  <w:sdtPr>
                    <w:id w:val="-1994440695"/>
                    <w:tag w:val="goog_rdk_2921"/>
                  </w:sdtPr>
                  <w:sdtContent>
                    <w:del w:author="Rossi Rossi" w:id="28" w:date="2026-09-22T06:56:59Z"/>
                  </w:sdtContent>
                </w:sdt>
              </w:ins>
              <w:sdt>
                <w:sdtPr>
                  <w:id w:val="640604924"/>
                  <w:tag w:val="goog_rdk_2922"/>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28" w:date="2026-09-22T06:56:59Z">
                <w:del w:author="Rossi Rossi" w:id="28" w:date="2026-09-22T06:56:59Z"/>
              </w:ins>
            </w:sdtContent>
          </w:sdt>
        </w:p>
      </w:sdtContent>
    </w:sdt>
    <w:sdt>
      <w:sdtPr>
        <w:id w:val="994492079"/>
        <w:tag w:val="goog_rdk_2927"/>
      </w:sdtPr>
      <w:sdtContent>
        <w:p w:rsidR="00000000" w:rsidDel="00000000" w:rsidP="00000000" w:rsidRDefault="00000000" w:rsidRPr="00000000" w14:paraId="000003B9">
          <w:pPr>
            <w:numPr>
              <w:ilvl w:val="1"/>
              <w:numId w:val="6"/>
            </w:numPr>
            <w:ind w:left="502" w:hanging="360"/>
            <w:rPr>
              <w:ins w:author="Rossi Rossi" w:id="28" w:date="2026-09-22T06:56:59Z"/>
              <w:del w:author="Rossi Rossi" w:id="28" w:date="2026-09-22T06:56:59Z"/>
            </w:rPr>
          </w:pPr>
          <w:sdt>
            <w:sdtPr>
              <w:id w:val="1661064758"/>
              <w:tag w:val="goog_rdk_2924"/>
            </w:sdtPr>
            <w:sdtContent>
              <w:ins w:author="Rossi Rossi" w:id="28" w:date="2026-09-22T06:56:59Z">
                <w:sdt>
                  <w:sdtPr>
                    <w:id w:val="556724764"/>
                    <w:tag w:val="goog_rdk_2925"/>
                  </w:sdtPr>
                  <w:sdtContent>
                    <w:del w:author="Rossi Rossi" w:id="28" w:date="2026-09-22T06:56:59Z"/>
                  </w:sdtContent>
                </w:sdt>
              </w:ins>
              <w:sdt>
                <w:sdtPr>
                  <w:id w:val="75108487"/>
                  <w:tag w:val="goog_rdk_2926"/>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   Language API**.</w:delText>
                      </w:r>
                    </w:del>
                  </w:ins>
                </w:sdtContent>
              </w:sdt>
              <w:ins w:author="Rossi Rossi" w:id="28" w:date="2026-09-22T06:56:59Z">
                <w:del w:author="Rossi Rossi" w:id="28" w:date="2026-09-22T06:56:59Z"/>
              </w:ins>
            </w:sdtContent>
          </w:sdt>
        </w:p>
      </w:sdtContent>
    </w:sdt>
    <w:sdt>
      <w:sdtPr>
        <w:id w:val="2091039358"/>
        <w:tag w:val="goog_rdk_2933"/>
      </w:sdtPr>
      <w:sdtContent>
        <w:p w:rsidR="00000000" w:rsidDel="00000000" w:rsidP="00000000" w:rsidRDefault="00000000" w:rsidRPr="00000000" w14:paraId="000003BA">
          <w:pPr>
            <w:numPr>
              <w:ilvl w:val="1"/>
              <w:numId w:val="6"/>
            </w:numPr>
            <w:ind w:left="502" w:hanging="360"/>
            <w:rPr>
              <w:del w:author="Rossi Rossi" w:id="28" w:date="2026-09-22T06:56:59Z"/>
              <w:rFonts w:ascii="Arial" w:cs="Arial" w:eastAsia="Arial" w:hAnsi="Arial"/>
              <w:b w:val="0"/>
              <w:bCs w:val="0"/>
              <w:i w:val="0"/>
              <w:iCs w:val="0"/>
              <w:smallCaps w:val="0"/>
              <w:strike w:val="0"/>
              <w:color w:val="000000"/>
              <w:sz w:val="22"/>
              <w:szCs w:val="22"/>
              <w:u w:val="none"/>
              <w:shd w:fill="auto" w:val="clear"/>
              <w:vertAlign w:val="baseline"/>
              <w:rPrChange w:author="Rossi Rossi" w:id="29" w:date="2026-09-22T06:56:59Z">
                <w:rPr>
                  <w:rFonts w:ascii="Cambria" w:cs="Cambria" w:eastAsia="Cambria" w:hAnsi="Cambria"/>
                  <w:color w:val="000000"/>
                  <w:sz w:val="22"/>
                  <w:szCs w:val="22"/>
                </w:rPr>
              </w:rPrChange>
            </w:rPr>
            <w:pPrChange w:author="Rossi Rossi" w:id="0" w:date="2026-09-22T06:56:59Z">
              <w:pPr>
                <w:pStyle w:val="Heading3"/>
                <w:numPr>
                  <w:ilvl w:val="1"/>
                  <w:numId w:val="6"/>
                </w:numPr>
                <w:ind w:left="502" w:hanging="360"/>
              </w:pPr>
            </w:pPrChange>
          </w:pPr>
          <w:sdt>
            <w:sdtPr>
              <w:id w:val="-636466112"/>
              <w:tag w:val="goog_rdk_2928"/>
            </w:sdtPr>
            <w:sdtContent>
              <w:ins w:author="Rossi Rossi" w:id="28" w:date="2026-09-22T06:56:59Z">
                <w:sdt>
                  <w:sdtPr>
                    <w:id w:val="1031686945"/>
                    <w:tag w:val="goog_rdk_2929"/>
                  </w:sdtPr>
                  <w:sdtContent>
                    <w:del w:author="Rossi Rossi" w:id="28" w:date="2026-09-22T06:56:59Z"/>
                  </w:sdtContent>
                </w:sdt>
              </w:ins>
              <w:sdt>
                <w:sdtPr>
                  <w:id w:val="-570836624"/>
                  <w:tag w:val="goog_rdk_2930"/>
                </w:sdtPr>
                <w:sdtContent>
                  <w:ins w:author="Rossi Rossi" w:id="28" w:date="2026-09-22T06:56:59Z">
                    <w:del w:author="Rossi Rossi" w:id="28" w:date="2026-09-22T06:56:59Z">
                      <w:r w:rsidDel="00000000" w:rsidR="00000000" w:rsidRPr="00000000">
                        <w:rPr>
                          <w:rtl w:val="0"/>
                          <w:rPrChange w:author="Rossi Rossi" w:id="29" w:date="2026-09-22T06:56:59Z">
                            <w:rPr>
                              <w:rFonts w:ascii="Cambria" w:cs="Cambria" w:eastAsia="Cambria" w:hAnsi="Cambria"/>
                              <w:b w:val="0"/>
                              <w:bCs w:val="0"/>
                              <w:color w:val="000000"/>
                              <w:sz w:val="22"/>
                              <w:szCs w:val="22"/>
                            </w:rPr>
                          </w:rPrChange>
                        </w:rPr>
                        <w:delText xml:space="preserve">your application code, environme</w:delText>
                      </w:r>
                    </w:del>
                  </w:ins>
                </w:sdtContent>
              </w:sdt>
              <w:ins w:author="Rossi Rossi" w:id="28" w:date="2026-09-22T06:56:59Z">
                <w:del w:author="Rossi Rossi" w:id="28" w:date="2026-09-22T06:56:59Z"/>
              </w:ins>
            </w:sdtContent>
          </w:sdt>
          <w:sdt>
            <w:sdtPr>
              <w:id w:val="-451788456"/>
              <w:tag w:val="goog_rdk_2931"/>
            </w:sdtPr>
            <w:sdtContent>
              <w:del w:author="Rossi Rossi" w:id="28" w:date="2026-09-22T06:56:59Z"/>
              <w:sdt>
                <w:sdtPr>
                  <w:id w:val="-1388369667"/>
                  <w:tag w:val="goog_rdk_2932"/>
                </w:sdtPr>
                <w:sdtContent>
                  <w:del w:author="Rossi Rossi" w:id="28" w:date="2026-09-22T06:56:59Z">
                    <w:r w:rsidDel="00000000" w:rsidR="00000000" w:rsidRPr="00000000">
                      <w:rPr>
                        <w:rtl w:val="0"/>
                      </w:rPr>
                    </w:r>
                  </w:del>
                </w:sdtContent>
              </w:sdt>
              <w:del w:author="Rossi Rossi" w:id="28" w:date="2026-09-22T06:56:59Z"/>
            </w:sdtContent>
          </w:sdt>
        </w:p>
      </w:sdtContent>
    </w:sdt>
    <w:sdt>
      <w:sdtPr>
        <w:id w:val="11330370"/>
        <w:tag w:val="goog_rdk_2936"/>
      </w:sdtPr>
      <w:sdtContent>
        <w:p w:rsidR="00000000" w:rsidDel="00000000" w:rsidP="00000000" w:rsidRDefault="00000000" w:rsidRPr="00000000" w14:paraId="000003BB">
          <w:pPr>
            <w:numPr>
              <w:ilvl w:val="1"/>
              <w:numId w:val="6"/>
            </w:numPr>
            <w:ind w:left="502" w:hanging="360"/>
            <w:rPr>
              <w:del w:author="Rossi Rossi" w:id="28" w:date="2026-09-22T06:56:59Z"/>
              <w:rFonts w:ascii="Arial" w:cs="Arial" w:eastAsia="Arial" w:hAnsi="Arial"/>
              <w:b w:val="0"/>
              <w:bCs w:val="0"/>
              <w:i w:val="0"/>
              <w:iCs w:val="0"/>
              <w:smallCaps w:val="0"/>
              <w:strike w:val="0"/>
              <w:color w:val="000000"/>
              <w:sz w:val="22"/>
              <w:szCs w:val="22"/>
              <w:u w:val="none"/>
              <w:shd w:fill="auto" w:val="clear"/>
              <w:vertAlign w:val="baseline"/>
              <w:rPrChange w:author="Rossi Rossi" w:id="62" w:date="2026-09-22T06:59:30Z">
                <w:rPr>
                  <w:rFonts w:ascii="Cambria" w:cs="Cambria" w:eastAsia="Cambria" w:hAnsi="Cambria"/>
                  <w:b w:val="1"/>
                  <w:bCs w:val="1"/>
                  <w:color w:val="000000"/>
                  <w:sz w:val="22"/>
                  <w:szCs w:val="22"/>
                </w:rPr>
              </w:rPrChange>
            </w:rPr>
            <w:pPrChange w:author="Rossi Rossi" w:id="0" w:date="2026-09-22T06:59:30Z">
              <w:pPr>
                <w:numPr>
                  <w:ilvl w:val="0"/>
                  <w:numId w:val="6"/>
                </w:numPr>
                <w:spacing w:after="0" w:before="0" w:line="240" w:lineRule="auto"/>
                <w:ind w:left="720" w:hanging="360"/>
              </w:pPr>
            </w:pPrChange>
          </w:pPr>
          <w:sdt>
            <w:sdtPr>
              <w:id w:val="-250834600"/>
              <w:tag w:val="goog_rdk_2934"/>
            </w:sdtPr>
            <w:sdtContent>
              <w:del w:author="Rossi Rossi" w:id="28" w:date="2026-09-22T06:56:5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Google AI for Devel</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o</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pers</w:delText>
                </w:r>
                <w:r w:rsidDel="00000000" w:rsidR="00000000" w:rsidRPr="00000000">
                  <w:fldChar w:fldCharType="end"/>
                </w:r>
              </w:del>
              <w:sdt>
                <w:sdtPr>
                  <w:id w:val="48404265"/>
                  <w:tag w:val="goog_rdk_2935"/>
                </w:sdtPr>
                <w:sdtContent>
                  <w:del w:author="Rossi Rossi" w:id="28" w:date="2026-09-22T06:56:59Z">
                    <w:r w:rsidDel="00000000" w:rsidR="00000000" w:rsidRPr="00000000">
                      <w:rPr>
                        <w:rtl w:val="0"/>
                      </w:rPr>
                    </w:r>
                  </w:del>
                </w:sdtContent>
              </w:sdt>
              <w:del w:author="Rossi Rossi" w:id="28" w:date="2026-09-22T06:56:59Z"/>
            </w:sdtContent>
          </w:sdt>
        </w:p>
      </w:sdtContent>
    </w:sdt>
    <w:sdt>
      <w:sdtPr>
        <w:id w:val="1689401016"/>
        <w:tag w:val="goog_rdk_2940"/>
      </w:sdtPr>
      <w:sdtContent>
        <w:p w:rsidR="00000000" w:rsidDel="00000000" w:rsidP="00000000" w:rsidRDefault="00000000" w:rsidRPr="00000000" w14:paraId="000003BC">
          <w:pPr>
            <w:numPr>
              <w:ilvl w:val="1"/>
              <w:numId w:val="6"/>
            </w:numPr>
            <w:ind w:left="502" w:hanging="360"/>
            <w:rPr>
              <w:ins w:author="Rossi Rossi" w:id="63" w:date="2026-09-22T07:06:18Z"/>
            </w:rPr>
          </w:pPr>
          <w:sdt>
            <w:sdtPr>
              <w:id w:val="2024200551"/>
              <w:tag w:val="goog_rdk_2938"/>
            </w:sdtPr>
            <w:sdtContent>
              <w:del w:author="Rossi Rossi" w:id="63" w:date="2026-09-22T07:06:18Z">
                <w:r w:rsidDel="00000000" w:rsidR="00000000" w:rsidRPr="00000000">
                  <w:rPr>
                    <w:rFonts w:ascii="Cambria" w:cs="Cambria" w:eastAsia="Cambria" w:hAnsi="Cambria"/>
                    <w:b w:val="0"/>
                    <w:bCs w:val="0"/>
                    <w:color w:val="000000"/>
                    <w:sz w:val="22"/>
                    <w:szCs w:val="22"/>
                    <w:rtl w:val="0"/>
                  </w:rPr>
                  <w:delText xml:space="preserve">Installation Guide</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Tom's Hardware</w:delText>
                </w:r>
                <w:r w:rsidDel="00000000" w:rsidR="00000000" w:rsidRPr="00000000">
                  <w:fldChar w:fldCharType="end"/>
                </w:r>
              </w:del>
            </w:sdtContent>
          </w:sdt>
          <w:sdt>
            <w:sdtPr>
              <w:id w:val="1288057914"/>
              <w:tag w:val="goog_rdk_2939"/>
            </w:sdtPr>
            <w:sdtContent>
              <w:ins w:author="Rossi Rossi" w:id="63" w:date="2026-09-22T07:06:18Z">
                <w:r w:rsidDel="00000000" w:rsidR="00000000" w:rsidRPr="00000000">
                  <w:rPr>
                    <w:rtl w:val="0"/>
                  </w:rPr>
                </w:r>
              </w:ins>
            </w:sdtContent>
          </w:sdt>
        </w:p>
      </w:sdtContent>
    </w:sdt>
    <w:sdt>
      <w:sdtPr>
        <w:id w:val="-62890255"/>
        <w:tag w:val="goog_rdk_2942"/>
      </w:sdtPr>
      <w:sdtContent>
        <w:p w:rsidR="00000000" w:rsidDel="00000000" w:rsidP="00000000" w:rsidRDefault="00000000" w:rsidRPr="00000000" w14:paraId="000003BD">
          <w:pPr>
            <w:numPr>
              <w:ilvl w:val="0"/>
              <w:numId w:val="6"/>
            </w:numPr>
            <w:spacing w:after="0" w:before="0" w:line="240" w:lineRule="auto"/>
            <w:ind w:left="720" w:hanging="360"/>
            <w:rPr>
              <w:ins w:author="Rossi Rossi" w:id="63" w:date="2026-09-22T07:06:18Z"/>
              <w:rFonts w:ascii="Cambria" w:cs="Cambria" w:eastAsia="Cambria" w:hAnsi="Cambria"/>
              <w:b w:val="1"/>
              <w:bCs w:val="1"/>
              <w:sz w:val="22"/>
              <w:szCs w:val="22"/>
              <w:u w:val="none"/>
            </w:rPr>
          </w:pPr>
          <w:sdt>
            <w:sdtPr>
              <w:id w:val="-416773010"/>
              <w:tag w:val="goog_rdk_2941"/>
            </w:sdtPr>
            <w:sdtContent>
              <w:ins w:author="Rossi Rossi" w:id="63" w:date="2026-09-22T07:06:18Z">
                <w:r w:rsidDel="00000000" w:rsidR="00000000" w:rsidRPr="00000000">
                  <w:rPr>
                    <w:rFonts w:ascii="Cambria" w:cs="Cambria" w:eastAsia="Cambria" w:hAnsi="Cambria"/>
                    <w:b w:val="1"/>
                    <w:bCs w:val="1"/>
                    <w:sz w:val="22"/>
                    <w:szCs w:val="22"/>
                    <w:rtl w:val="0"/>
                  </w:rPr>
                  <w:t xml:space="preserve">sooo good</w:t>
                </w:r>
              </w:ins>
            </w:sdtContent>
          </w:sdt>
        </w:p>
      </w:sdtContent>
    </w:sdt>
    <w:sdt>
      <w:sdtPr>
        <w:id w:val="480181192"/>
        <w:tag w:val="goog_rdk_2944"/>
      </w:sdtPr>
      <w:sdtContent>
        <w:p w:rsidR="00000000" w:rsidDel="00000000" w:rsidP="00000000" w:rsidRDefault="00000000" w:rsidRPr="00000000" w14:paraId="000003BE">
          <w:pPr>
            <w:numPr>
              <w:ilvl w:val="0"/>
              <w:numId w:val="6"/>
            </w:numPr>
            <w:spacing w:after="0" w:before="0" w:line="240" w:lineRule="auto"/>
            <w:ind w:left="720" w:hanging="360"/>
            <w:rPr>
              <w:rFonts w:ascii="Cambria" w:cs="Cambria" w:eastAsia="Cambria" w:hAnsi="Cambria"/>
              <w:b w:val="1"/>
              <w:bCs w:val="1"/>
              <w:sz w:val="22"/>
              <w:szCs w:val="22"/>
              <w:u w:val="none"/>
              <w:rPrChange w:author="Rossi Rossi" w:id="64" w:date="2026-09-22T07:06:18Z">
                <w:rPr>
                  <w:rFonts w:ascii="Cambria" w:cs="Cambria" w:eastAsia="Cambria" w:hAnsi="Cambria"/>
                  <w:b w:val="1"/>
                  <w:bCs w:val="1"/>
                  <w:color w:val="000000"/>
                  <w:sz w:val="22"/>
                  <w:szCs w:val="22"/>
                </w:rPr>
              </w:rPrChange>
            </w:rPr>
            <w:pPrChange w:author="Rossi Rossi" w:id="0" w:date="2026-09-22T07:06:18Z">
              <w:pPr>
                <w:numPr>
                  <w:ilvl w:val="0"/>
                  <w:numId w:val="6"/>
                </w:numPr>
                <w:spacing w:after="0" w:before="0" w:line="240" w:lineRule="auto"/>
                <w:ind w:left="720" w:hanging="360"/>
              </w:pPr>
            </w:pPrChange>
          </w:pPr>
          <w:sdt>
            <w:sdtPr>
              <w:id w:val="1453052985"/>
              <w:tag w:val="goog_rdk_2943"/>
            </w:sdtPr>
            <w:sdtContent>
              <w:r w:rsidDel="00000000" w:rsidR="00000000" w:rsidRPr="00000000">
                <w:rPr>
                  <w:rtl w:val="0"/>
                </w:rPr>
              </w:r>
            </w:sdtContent>
          </w:sdt>
        </w:p>
      </w:sdtContent>
    </w:sdt>
    <w:p w:rsidR="00000000" w:rsidDel="00000000" w:rsidP="00000000" w:rsidRDefault="00000000" w:rsidRPr="00000000" w14:paraId="000003BF">
      <w:pPr>
        <w:numPr>
          <w:ilvl w:val="0"/>
          <w:numId w:val="6"/>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3C0">
      <w:pPr>
        <w:numPr>
          <w:ilvl w:val="0"/>
          <w:numId w:val="6"/>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3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3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3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3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3C7">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3C8">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3C9">
      <w:pPr>
        <w:numPr>
          <w:ilvl w:val="0"/>
          <w:numId w:val="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sdt>
        <w:sdtPr>
          <w:id w:val="-759231798"/>
          <w:tag w:val="goog_rdk_2946"/>
        </w:sdtPr>
        <w:sdtContent>
          <w:ins w:author="Anonymous" w:id="65" w:date="2026-09-22T04:17:55Z"/>
          <w:sdt>
            <w:sdtPr>
              <w:id w:val="128992226"/>
              <w:tag w:val="goog_rdk_2947"/>
            </w:sdtPr>
            <w:sdtContent>
              <w:ins w:author="Anonymous" w:id="65" w:date="2026-09-22T04:17:55Z">
                <w:r w:rsidDel="00000000" w:rsidR="00000000" w:rsidRPr="00000000">
                  <w:rPr>
                    <w:rFonts w:ascii="Cambria" w:cs="Cambria" w:eastAsia="Cambria" w:hAnsi="Cambria"/>
                    <w:sz w:val="22"/>
                    <w:szCs w:val="22"/>
                    <w:rtl w:val="0"/>
                    <w:rPrChange w:author="Anonymous" w:id="66" w:date="2026-09-22T04:17:55Z">
                      <w:rPr>
                        <w:rFonts w:ascii="Cambria" w:cs="Cambria" w:eastAsia="Cambria" w:hAnsi="Cambria"/>
                        <w:color w:val="000000"/>
                        <w:sz w:val="22"/>
                        <w:szCs w:val="22"/>
                      </w:rPr>
                    </w:rPrChange>
                  </w:rPr>
                  <w:t xml:space="preserve"> </w:t>
                </w:r>
              </w:ins>
            </w:sdtContent>
          </w:sdt>
          <w:ins w:author="Anonymous" w:id="65" w:date="2026-09-22T04:17:55Z"/>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sdt>
      <w:sdtPr>
        <w:id w:val="609264724"/>
        <w:tag w:val="goog_rdk_2953"/>
      </w:sdtPr>
      <w:sdtContent>
        <w:p w:rsidR="00000000" w:rsidDel="00000000" w:rsidP="00000000" w:rsidRDefault="00000000" w:rsidRPr="00000000" w14:paraId="000003CB">
          <w:pPr>
            <w:numPr>
              <w:ilvl w:val="0"/>
              <w:numId w:val="12"/>
            </w:numPr>
            <w:ind w:left="502" w:hanging="360"/>
            <w:rPr>
              <w:rPrChange w:author="cs department" w:id="68" w:date="2026-09-23T05:17:36Z">
                <w:rPr>
                  <w:rFonts w:ascii="Cambria" w:cs="Cambria" w:eastAsia="Cambria" w:hAnsi="Cambria"/>
                  <w:color w:val="000000"/>
                  <w:sz w:val="22"/>
                  <w:szCs w:val="22"/>
                </w:rPr>
              </w:rPrChange>
            </w:rPr>
            <w:pPrChange w:author="cs department" w:id="0" w:date="2026-09-23T05:17:36Z">
              <w:pPr>
                <w:pStyle w:val="Heading3"/>
                <w:numPr>
                  <w:ilvl w:val="0"/>
                  <w:numId w:val="12"/>
                </w:numPr>
                <w:ind w:left="502" w:hanging="360"/>
              </w:pPr>
            </w:pPrChange>
          </w:pPr>
          <w:sdt>
            <w:sdtPr>
              <w:id w:val="-2147406717"/>
              <w:tag w:val="goog_rdk_2949"/>
            </w:sdtPr>
            <w:sdtContent>
              <w:ins w:author="Vishali Baskaran" w:id="67" w:date="2026-09-23T04:22:20Z"/>
              <w:sdt>
                <w:sdtPr>
                  <w:id w:val="1389715293"/>
                  <w:tag w:val="goog_rdk_2950"/>
                </w:sdtPr>
                <w:sdtContent>
                  <w:ins w:author="Vishali Baskaran" w:id="67" w:date="2026-09-23T04:22:20Z">
                    <w:r w:rsidDel="00000000" w:rsidR="00000000" w:rsidRPr="00000000">
                      <w:rPr>
                        <w:rtl w:val="0"/>
                        <w:rPrChange w:author="cs department" w:id="68" w:date="2026-09-23T05:17:36Z">
                          <w:rPr>
                            <w:rFonts w:ascii="Cambria" w:cs="Cambria" w:eastAsia="Cambria" w:hAnsi="Cambria"/>
                            <w:b w:val="0"/>
                            <w:bCs w:val="0"/>
                            <w:i w:val="0"/>
                            <w:iCs w:val="0"/>
                            <w:smallCaps w:val="0"/>
                            <w:strike w:val="0"/>
                            <w:color w:val="000000"/>
                            <w:sz w:val="22"/>
                            <w:szCs w:val="22"/>
                            <w:u w:val="none"/>
                            <w:shd w:fill="auto" w:val="clear"/>
                            <w:vertAlign w:val="baseline"/>
                          </w:rPr>
                        </w:rPrChange>
                      </w:rPr>
                      <w:t xml:space="preserve">  </w:t>
                    </w:r>
                  </w:ins>
                </w:sdtContent>
              </w:sdt>
              <w:ins w:author="Vishali Baskaran" w:id="67" w:date="2026-09-23T04:22:20Z"/>
            </w:sdtContent>
          </w:sdt>
          <w:sdt>
            <w:sdtPr>
              <w:id w:val="-1740302794"/>
              <w:tag w:val="goog_rdk_2951"/>
            </w:sdtPr>
            <w:sdtContent>
              <w:r w:rsidDel="00000000" w:rsidR="00000000" w:rsidRPr="00000000">
                <w:rPr>
                  <w:rtl w:val="0"/>
                  <w:rPrChange w:author="cs department" w:id="68" w:date="2026-09-23T05:17:36Z">
                    <w:rPr>
                      <w:rFonts w:ascii="Cambria" w:cs="Cambria" w:eastAsia="Cambria" w:hAnsi="Cambria"/>
                      <w:b w:val="0"/>
                      <w:bCs w:val="0"/>
                      <w:color w:val="000000"/>
                      <w:sz w:val="22"/>
                      <w:szCs w:val="22"/>
                    </w:rPr>
                  </w:rPrChange>
                </w:rPr>
                <w:t xml:space="preserve">Google Gemini API Key</w:t>
              </w:r>
            </w:sdtContent>
          </w:sdt>
          <w:sdt>
            <w:sdtPr>
              <w:id w:val="438494976"/>
              <w:tag w:val="goog_rdk_2952"/>
            </w:sdtPr>
            <w:sdtContent>
              <w:r w:rsidDel="00000000" w:rsidR="00000000" w:rsidRPr="00000000">
                <w:rPr>
                  <w:rtl w:val="0"/>
                </w:rPr>
              </w:r>
            </w:sdtContent>
          </w:sdt>
        </w:p>
      </w:sdtContent>
    </w:sdt>
    <w:p w:rsidR="00000000" w:rsidDel="00000000" w:rsidP="00000000" w:rsidRDefault="00000000" w:rsidRPr="00000000" w14:paraId="000003CC">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3CD">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3CE">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3CF">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3D0">
      <w:pPr>
        <w:numPr>
          <w:ilvl w:val="1"/>
          <w:numId w:val="8"/>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3D1">
      <w:pPr>
        <w:numPr>
          <w:ilvl w:val="1"/>
          <w:numId w:val="8"/>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3D2">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sdt>
        <w:sdtPr>
          <w:id w:val="1902011309"/>
          <w:tag w:val="goog_rdk_2954"/>
        </w:sdtPr>
        <w:sdtContent>
          <w:r w:rsidDel="00000000" w:rsidR="00000000" w:rsidRPr="00000000">
            <w:rPr>
              <w:rtl w:val="0"/>
            </w:rPr>
          </w:r>
        </w:sdtContent>
      </w:sdt>
    </w:p>
    <w:p w:rsidR="00000000" w:rsidDel="00000000" w:rsidP="00000000" w:rsidRDefault="00000000" w:rsidRPr="00000000" w14:paraId="000003D3">
      <w:pPr>
        <w:pStyle w:val="Heading3"/>
        <w:numPr>
          <w:ilvl w:val="0"/>
          <w:numId w:val="12"/>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3D4">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3D5">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sdt>
        <w:sdtPr>
          <w:id w:val="261284215"/>
          <w:tag w:val="goog_rdk_2955"/>
        </w:sdtPr>
        <w:sdtContent>
          <w:ins w:author="Vishali Baskaran" w:id="70" w:date="2026-09-22T09:00:05Z">
            <w:r w:rsidDel="00000000" w:rsidR="00000000" w:rsidRPr="00000000">
              <w:rPr>
                <w:rFonts w:ascii="Cambria" w:cs="Cambria" w:eastAsia="Cambria" w:hAnsi="Cambria"/>
                <w:color w:val="000000"/>
                <w:sz w:val="22"/>
                <w:szCs w:val="22"/>
                <w:rtl w:val="0"/>
              </w:rPr>
              <w:t xml:space="preserve">......</w:t>
            </w:r>
          </w:ins>
        </w:sdtContent>
      </w:sdt>
      <w:r w:rsidDel="00000000" w:rsidR="00000000" w:rsidRPr="00000000">
        <w:rPr>
          <w:rtl w:val="0"/>
        </w:rPr>
      </w:r>
    </w:p>
    <w:p w:rsidR="00000000" w:rsidDel="00000000" w:rsidP="00000000" w:rsidRDefault="00000000" w:rsidRPr="00000000" w14:paraId="000003D6">
      <w:pPr>
        <w:numPr>
          <w:ilvl w:val="1"/>
          <w:numId w:val="9"/>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3D7">
      <w:pPr>
        <w:pStyle w:val="Heading3"/>
        <w:numPr>
          <w:ilvl w:val="0"/>
          <w:numId w:val="12"/>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3D8">
      <w:pPr>
        <w:numPr>
          <w:ilvl w:val="0"/>
          <w:numId w:val="10"/>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3D9">
      <w:pPr>
        <w:numPr>
          <w:ilvl w:val="0"/>
          <w:numId w:val="10"/>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3DA">
      <w:pPr>
        <w:numPr>
          <w:ilvl w:val="1"/>
          <w:numId w:val="10"/>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3DB">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D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D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D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D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3E8">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3E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3EA">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3EB">
      <w:pPr>
        <w:numPr>
          <w:ilvl w:val="0"/>
          <w:numId w:val="13"/>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3EC">
      <w:pPr>
        <w:numPr>
          <w:ilvl w:val="0"/>
          <w:numId w:val="13"/>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3ED">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E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3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3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3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3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3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3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3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3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sdt>
        <w:sdtPr>
          <w:id w:val="309974171"/>
          <w:tag w:val="goog_rdk_2956"/>
        </w:sdtPr>
        <w:sdtContent>
          <w:tr>
            <w:trPr>
              <w:cantSplit w:val="0"/>
              <w:tblHeader w:val="0"/>
              <w:trPrChange w:author="Anonymous" w:id="71" w:date="2026-09-22T05:16:26Z">
                <w:trPr>
                  <w:cantSplit w:val="0"/>
                  <w:tblHeader w:val="0"/>
                </w:trPr>
              </w:trPrChange>
            </w:trPr>
            <w:tc>
              <w:tcPr>
                <w:tcPrChange w:author="Anonymous" w:id="71" w:date="2026-09-22T05:16:26Z">
                  <w:tcPr/>
                </w:tcPrChange>
              </w:tcPr>
              <w:p w:rsidR="00000000" w:rsidDel="00000000" w:rsidP="00000000" w:rsidRDefault="00000000" w:rsidRPr="00000000" w14:paraId="000003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sdtContent>
      </w:sdt>
    </w:tbl>
    <w:p w:rsidR="00000000" w:rsidDel="00000000" w:rsidP="00000000" w:rsidRDefault="00000000" w:rsidRPr="00000000" w14:paraId="000003F8">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F9">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5.png"/>
            <a:graphic>
              <a:graphicData uri="http://schemas.openxmlformats.org/drawingml/2006/picture">
                <pic:pic>
                  <pic:nvPicPr>
                    <pic:cNvPr id="0" name="image5.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3FB">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3F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3FD">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3F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3FF">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401">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402">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403">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405">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sdt>
      <w:sdtPr>
        <w:id w:val="-1075440936"/>
        <w:tag w:val="goog_rdk_2958"/>
      </w:sdtPr>
      <w:sdtContent>
        <w:p w:rsidR="00000000" w:rsidDel="00000000" w:rsidP="00000000" w:rsidRDefault="00000000" w:rsidRPr="00000000" w14:paraId="00000406">
          <w:pPr>
            <w:pStyle w:val="Title"/>
            <w:numPr>
              <w:ilvl w:val="0"/>
              <w:numId w:val="1"/>
            </w:numPr>
            <w:spacing w:after="280" w:before="280" w:line="240" w:lineRule="auto"/>
            <w:ind w:left="720" w:hanging="360"/>
            <w:jc w:val="center"/>
            <w:rPr>
              <w:u w:val="none"/>
              <w:rPrChange w:author="M.Nanjil" w:id="72" w:date="2026-09-22T16:43:21Z">
                <w:rPr>
                  <w:rFonts w:ascii="Cambria" w:cs="Cambria" w:eastAsia="Cambria" w:hAnsi="Cambria"/>
                  <w:color w:val="000000"/>
                  <w:sz w:val="22"/>
                  <w:szCs w:val="22"/>
                </w:rPr>
              </w:rPrChange>
            </w:rPr>
            <w:pPrChange w:author="M.Nanjil" w:id="0" w:date="2026-09-22T16:43:21Z">
              <w:pPr>
                <w:spacing w:after="280" w:before="280" w:line="240" w:lineRule="auto"/>
                <w:jc w:val="both"/>
              </w:pPr>
            </w:pPrChange>
          </w:pPr>
          <w:sdt>
            <w:sdtPr>
              <w:id w:val="-1044584387"/>
              <w:tag w:val="goog_rdk_2957"/>
            </w:sdtPr>
            <w:sdtContent>
              <w:r w:rsidDel="00000000" w:rsidR="00000000" w:rsidRPr="00000000">
                <w:rPr>
                  <w:rtl w:val="0"/>
                  <w:rPrChange w:author="M.Nanjil" w:id="72" w:date="2026-09-22T16:43:21Z">
                    <w:rPr>
                      <w:rFonts w:ascii="Cambria" w:cs="Cambria" w:eastAsia="Cambria" w:hAnsi="Cambria"/>
                      <w:color w:val="000000"/>
                      <w:sz w:val="22"/>
                      <w:szCs w:val="22"/>
                    </w:rPr>
                  </w:rPrChange>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sdtContent>
          </w:sdt>
        </w:p>
      </w:sdtContent>
    </w:sdt>
    <w:p w:rsidR="00000000" w:rsidDel="00000000" w:rsidP="00000000" w:rsidRDefault="00000000" w:rsidRPr="00000000" w14:paraId="0000040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409">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40A">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40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40C">
      <w:pPr>
        <w:spacing w:after="280" w:before="280" w:line="240" w:lineRule="auto"/>
        <w:rPr>
          <w:rFonts w:ascii="Cambria" w:cs="Cambria" w:eastAsia="Cambria" w:hAnsi="Cambria"/>
          <w:color w:val="000000"/>
          <w:sz w:val="22"/>
          <w:szCs w:val="22"/>
        </w:rPr>
      </w:pPr>
      <w:sdt>
        <w:sdtPr>
          <w:id w:val="1553284901"/>
          <w:tag w:val="goog_rdk_2960"/>
        </w:sdtPr>
        <w:sdtContent>
          <w:del w:author="Navaneethan S" w:id="73" w:date="2026-09-22T15:30:32Z">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510" cy="1793875"/>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40D">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40E">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410">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41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413">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414">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415">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4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4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4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4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4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41B">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41C">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41E">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42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42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422">
      <w:pPr>
        <w:numPr>
          <w:ilvl w:val="0"/>
          <w:numId w:val="17"/>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4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4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4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426">
      <w:pPr>
        <w:numPr>
          <w:ilvl w:val="0"/>
          <w:numId w:val="17"/>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427">
      <w:pPr>
        <w:numPr>
          <w:ilvl w:val="1"/>
          <w:numId w:val="5"/>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428">
      <w:pPr>
        <w:numPr>
          <w:ilvl w:val="1"/>
          <w:numId w:val="5"/>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429">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42B">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42C">
      <w:pPr>
        <w:numPr>
          <w:ilvl w:val="0"/>
          <w:numId w:val="1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42D">
      <w:pPr>
        <w:numPr>
          <w:ilvl w:val="0"/>
          <w:numId w:val="18"/>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42E">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42F">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4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433">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4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39">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3C">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5">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E">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451">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45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7"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8"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45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45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45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45E">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31510" cy="2747010"/>
                    </a:xfrm>
                    <a:prstGeom prst="rect"/>
                    <a:ln/>
                  </pic:spPr>
                </pic:pic>
              </a:graphicData>
            </a:graphic>
          </wp:inline>
        </w:drawing>
      </w:r>
      <w:sdt>
        <w:sdtPr>
          <w:id w:val="-231643173"/>
          <w:tag w:val="goog_rdk_2961"/>
        </w:sdtPr>
        <w:sdtContent>
          <w:ins w:author="Menaka S" w:id="74" w:date="2026-09-23T05:03:58Z">
            <w:r w:rsidDel="00000000" w:rsidR="00000000" w:rsidRPr="00000000">
              <w:rPr>
                <w:rFonts w:ascii="Cambria" w:cs="Cambria" w:eastAsia="Cambria" w:hAnsi="Cambria"/>
                <w:b w:val="1"/>
                <w:bCs w:val="1"/>
                <w:color w:val="000000"/>
                <w:sz w:val="36"/>
                <w:szCs w:val="36"/>
                <w:rtl w:val="0"/>
              </w:rPr>
              <w:t xml:space="preserve"> </w:t>
            </w:r>
          </w:ins>
        </w:sdtContent>
      </w:sdt>
      <w:r w:rsidDel="00000000" w:rsidR="00000000" w:rsidRPr="00000000">
        <w:rPr>
          <w:rtl w:val="0"/>
        </w:rPr>
      </w:r>
    </w:p>
    <w:p w:rsidR="00000000" w:rsidDel="00000000" w:rsidP="00000000" w:rsidRDefault="00000000" w:rsidRPr="00000000" w14:paraId="0000045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463">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464">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465">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46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46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46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46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46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46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46C">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7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471">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r w:rsidDel="00000000" w:rsidR="00000000" w:rsidRPr="00000000">
        <w:rPr>
          <w:rtl w:val="0"/>
        </w:rPr>
      </w:r>
    </w:p>
    <w:sectPr>
      <w:headerReference r:id="rId42" w:type="default"/>
      <w:pgSz w:h="16838" w:w="11906" w:orient="portrait"/>
      <w:pgMar w:bottom="1440" w:top="1440" w:left="1440" w:right="4233.779527559056" w:header="708" w:footer="708"/>
      <w:pgNumType w:start="1"/>
      <w:sectPrChange w:author="Elakkiya" w:id="0" w:date="2026-09-22T05:38:33Z">
        <w:sectPr w:rsidR="000000" w:rsidDel="000000" w:rsidRPr="000000" w:rsidSect="000000">
          <w:pgMar w:bottom="1440" w:top="1440" w:left="1440" w:right="1440" w:header="708" w:footer="708"/>
          <w:pgNumType w:start="1"/>
          <w:pgSz w:h="16838" w:w="11906"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6-09-23T06:19:48Z">
    <w:sdt>
      <w:sdtPr>
        <w:id w:val="-414545141"/>
        <w:tag w:val="goog_rdk_2967"/>
      </w:sdtPr>
      <w:sdtContent>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Change w:author="Navaneethan S" w:id="76" w:date="2026-09-22T15:30:3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9845374"/>
              <w:tag w:val="goog_rdk_2966"/>
            </w:sdtPr>
            <w:sdtContent>
              <w:r w:rsidDel="00000000" w:rsidR="00000000" w:rsidRPr="00000000">
                <w:rPr>
                  <w:rFonts w:ascii="Cambria" w:cs="Cambria" w:eastAsia="Cambria" w:hAnsi="Cambria"/>
                  <w:sz w:val="22"/>
                  <w:szCs w:val="22"/>
                  <w:rtl w:val="0"/>
                  <w:rPrChange w:author="Navaneethan S" w:id="76" w:date="2026-09-22T15:30:32Z">
                    <w:rPr>
                      <w:rFonts w:ascii="Arial" w:cs="Arial" w:eastAsia="Arial" w:hAnsi="Arial"/>
                      <w:b w:val="0"/>
                      <w:bCs w:val="0"/>
                      <w:i w:val="0"/>
                      <w:iCs w:val="0"/>
                      <w:smallCaps w:val="0"/>
                      <w:strike w:val="0"/>
                      <w:color w:val="000000"/>
                      <w:sz w:val="22"/>
                      <w:szCs w:val="22"/>
                      <w:u w:val="none"/>
                      <w:shd w:fill="auto" w:val="clear"/>
                      <w:vertAlign w:val="baseline"/>
                    </w:rPr>
                  </w:rPrChange>
                </w:rPr>
                <w:t xml:space="preserve">saptiya</w:t>
              </w:r>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820867790"/>
      <w:tag w:val="goog_rdk_2965"/>
    </w:sdtPr>
    <w:sdtContent>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sz w:val="22"/>
            <w:szCs w:val="22"/>
            <w:rPrChange w:author="Navaneethan S" w:id="76" w:date="2026-09-22T15:30:32Z">
              <w:rPr>
                <w:rFonts w:ascii="Calibri" w:cs="Calibri" w:eastAsia="Calibri" w:hAnsi="Calibri"/>
                <w:b w:val="0"/>
                <w:bCs w:val="0"/>
                <w:i w:val="0"/>
                <w:iCs w:val="0"/>
                <w:smallCaps w:val="0"/>
                <w:strike w:val="0"/>
                <w:color w:val="000000"/>
                <w:sz w:val="24"/>
                <w:szCs w:val="24"/>
                <w:u w:val="none"/>
                <w:shd w:fill="auto" w:val="clear"/>
                <w:vertAlign w:val="baseline"/>
              </w:rPr>
            </w:rPrChang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212691689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85540" cy="681038"/>
                      </a:xfrm>
                      <a:prstGeom prst="rect"/>
                      <a:ln/>
                    </pic:spPr>
                  </pic:pic>
                </a:graphicData>
              </a:graphic>
            </wp:inline>
          </w:drawing>
        </w:r>
        <w:sdt>
          <w:sdtPr>
            <w:id w:val="806607865"/>
            <w:tag w:val="goog_rdk_2962"/>
          </w:sdtPr>
          <w:sdtContent>
            <w:ins w:author="Rivaldo 007" w:id="75" w:date="2026-09-22T12:41:13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ins>
          </w:sdtContent>
        </w:sdt>
        <w:sdt>
          <w:sdtPr>
            <w:id w:val="1527061130"/>
            <w:tag w:val="goog_rdk_2963"/>
          </w:sdtPr>
          <w:sdtContent>
            <w:ins w:author="Navaneethan S" w:id="73" w:date="2026-09-22T15:30:32Z">
              <w:r w:rsidDel="00000000" w:rsidR="00000000" w:rsidRPr="00000000">
                <w:rPr>
                  <w:rFonts w:ascii="Cambria" w:cs="Cambria" w:eastAsia="Cambria" w:hAnsi="Cambria"/>
                  <w:sz w:val="22"/>
                  <w:szCs w:val="22"/>
                  <w:rPrChange w:author="Navaneethan S" w:id="76" w:date="2026-09-22T15:30: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1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957150" cy="1244600"/>
                            </a:xfrm>
                            <a:prstGeom prst="rect"/>
                            <a:ln/>
                          </pic:spPr>
                        </pic:pic>
                      </a:graphicData>
                    </a:graphic>
                  </wp:inline>
                </w:drawing>
              </w:r>
            </w:ins>
          </w:sdtContent>
        </w:sdt>
        <w:sdt>
          <w:sdtPr>
            <w:id w:val="1475470147"/>
            <w:tag w:val="goog_rdk_2964"/>
          </w:sdtPr>
          <w:sdtContent>
            <w:r w:rsidDel="00000000" w:rsidR="00000000" w:rsidRPr="00000000">
              <w:rPr>
                <w:rtl w:val="0"/>
              </w:rPr>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0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076325" cy="300038"/>
                      </a:xfrm>
                      <a:prstGeom prst="rect"/>
                      <a:ln/>
                    </pic:spPr>
                  </pic:pic>
                </a:graphicData>
              </a:graphic>
            </wp:anchor>
          </w:drawing>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10.png"/><Relationship Id="rId42" Type="http://schemas.openxmlformats.org/officeDocument/2006/relationships/header" Target="header1.xml"/><Relationship Id="rId41"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9.png"/><Relationship Id="rId25" Type="http://schemas.openxmlformats.org/officeDocument/2006/relationships/image" Target="media/image11.png"/><Relationship Id="rId28" Type="http://schemas.openxmlformats.org/officeDocument/2006/relationships/image" Target="media/image13.png"/><Relationship Id="rId27" Type="http://schemas.openxmlformats.org/officeDocument/2006/relationships/hyperlink" Target="http://127.0.0.1:8000"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4.png"/><Relationship Id="rId30" Type="http://schemas.openxmlformats.org/officeDocument/2006/relationships/image" Target="media/image18.png"/><Relationship Id="rId11" Type="http://schemas.openxmlformats.org/officeDocument/2006/relationships/hyperlink" Target="https://fastapi.tiangolo.com/?utm_source=chatgpt.com" TargetMode="External"/><Relationship Id="rId33" Type="http://schemas.openxmlformats.org/officeDocument/2006/relationships/image" Target="media/image17.png"/><Relationship Id="rId10" Type="http://schemas.openxmlformats.org/officeDocument/2006/relationships/hyperlink" Target="https://www.youtube.com/watch?v=_uQrJ0TkZlc" TargetMode="External"/><Relationship Id="rId32" Type="http://schemas.openxmlformats.org/officeDocument/2006/relationships/image" Target="media/image15.png"/><Relationship Id="rId13" Type="http://schemas.openxmlformats.org/officeDocument/2006/relationships/hyperlink" Target="https://www.youtube.com/watch?v=0sOvCWFmrtA" TargetMode="External"/><Relationship Id="rId35" Type="http://schemas.openxmlformats.org/officeDocument/2006/relationships/image" Target="media/image16.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5.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2.png"/><Relationship Id="rId17" Type="http://schemas.openxmlformats.org/officeDocument/2006/relationships/hyperlink" Target="https://pypi.org/project/uvicorn/?utm_source=chatgpt.com" TargetMode="External"/><Relationship Id="rId39" Type="http://schemas.openxmlformats.org/officeDocument/2006/relationships/image" Target="media/image24.png"/><Relationship Id="rId16" Type="http://schemas.openxmlformats.org/officeDocument/2006/relationships/hyperlink" Target="https://www.youtube.com/watch?v=example" TargetMode="External"/><Relationship Id="rId38" Type="http://schemas.openxmlformats.org/officeDocument/2006/relationships/image" Target="media/image21.png"/><Relationship Id="rId19" Type="http://schemas.openxmlformats.org/officeDocument/2006/relationships/image" Target="media/image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GezvjaFXGcPoJ7lEb1XGdGrNg==">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